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CDC3" w14:textId="27761B4A"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 xml:space="preserve">Aubrey Wanna </w:t>
      </w:r>
    </w:p>
    <w:p w14:paraId="4ECC7FED" w14:textId="3104A90D"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 xml:space="preserve">Mary Bodelson </w:t>
      </w:r>
    </w:p>
    <w:p w14:paraId="2477C729" w14:textId="4654AFBF"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English 1120/1121-09</w:t>
      </w:r>
    </w:p>
    <w:p w14:paraId="70D832B6" w14:textId="6A93E019"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9/19/25</w:t>
      </w:r>
    </w:p>
    <w:p w14:paraId="6319B232" w14:textId="03EB4BF8"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Essay 1-1</w:t>
      </w:r>
      <w:r w:rsidRPr="007504F6">
        <w:rPr>
          <w:rFonts w:ascii="Times New Roman" w:hAnsi="Times New Roman" w:cs="Times New Roman"/>
          <w:vertAlign w:val="superscript"/>
        </w:rPr>
        <w:t>st</w:t>
      </w:r>
      <w:r>
        <w:rPr>
          <w:rFonts w:ascii="Times New Roman" w:hAnsi="Times New Roman" w:cs="Times New Roman"/>
        </w:rPr>
        <w:t xml:space="preserve"> Draft </w:t>
      </w:r>
    </w:p>
    <w:p w14:paraId="21144433" w14:textId="77777777" w:rsidR="007504F6" w:rsidRDefault="007504F6" w:rsidP="007504F6">
      <w:pPr>
        <w:spacing w:line="480" w:lineRule="auto"/>
        <w:ind w:firstLine="720"/>
        <w:jc w:val="center"/>
        <w:rPr>
          <w:rFonts w:ascii="Times New Roman" w:hAnsi="Times New Roman" w:cs="Times New Roman"/>
        </w:rPr>
      </w:pPr>
      <w:r>
        <w:rPr>
          <w:rFonts w:ascii="Times New Roman" w:hAnsi="Times New Roman" w:cs="Times New Roman"/>
        </w:rPr>
        <w:t xml:space="preserve">The Life Changing Moment </w:t>
      </w:r>
    </w:p>
    <w:p w14:paraId="2D40BBF9" w14:textId="15CE2954"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 xml:space="preserve">Many people have different stories growing up and some include their parents getting a divorce whether they </w:t>
      </w:r>
      <w:proofErr w:type="gramStart"/>
      <w:r>
        <w:rPr>
          <w:rFonts w:ascii="Times New Roman" w:hAnsi="Times New Roman" w:cs="Times New Roman"/>
        </w:rPr>
        <w:t>were at a</w:t>
      </w:r>
      <w:proofErr w:type="gramEnd"/>
      <w:r>
        <w:rPr>
          <w:rFonts w:ascii="Times New Roman" w:hAnsi="Times New Roman" w:cs="Times New Roman"/>
        </w:rPr>
        <w:t xml:space="preserve"> young or an older age. My story was rough, but it ended up in a challenging way. </w:t>
      </w:r>
      <w:r w:rsidRPr="00B167EE">
        <w:rPr>
          <w:rFonts w:ascii="Times New Roman" w:hAnsi="Times New Roman" w:cs="Times New Roman"/>
          <w:highlight w:val="yellow"/>
          <w:rPrChange w:id="0" w:author="Lowinger, Nate" w:date="2025-09-22T08:55:00Z" w16du:dateUtc="2025-09-22T13:55:00Z">
            <w:rPr>
              <w:rFonts w:ascii="Times New Roman" w:hAnsi="Times New Roman" w:cs="Times New Roman"/>
            </w:rPr>
          </w:rPrChange>
        </w:rPr>
        <w:t xml:space="preserve">Something that really changed me was when my mom and dad separated; my home life changed a lot, me and my dad slowly separated, and I also don’t really have a close relationship with my sister </w:t>
      </w:r>
      <w:commentRangeStart w:id="1"/>
      <w:r w:rsidRPr="00B167EE">
        <w:rPr>
          <w:rFonts w:ascii="Times New Roman" w:hAnsi="Times New Roman" w:cs="Times New Roman"/>
          <w:highlight w:val="yellow"/>
          <w:rPrChange w:id="2" w:author="Lowinger, Nate" w:date="2025-09-22T08:55:00Z" w16du:dateUtc="2025-09-22T13:55:00Z">
            <w:rPr>
              <w:rFonts w:ascii="Times New Roman" w:hAnsi="Times New Roman" w:cs="Times New Roman"/>
            </w:rPr>
          </w:rPrChange>
        </w:rPr>
        <w:t>anymore</w:t>
      </w:r>
      <w:commentRangeEnd w:id="1"/>
      <w:r w:rsidR="00B167EE">
        <w:rPr>
          <w:rStyle w:val="CommentReference"/>
        </w:rPr>
        <w:commentReference w:id="1"/>
      </w:r>
      <w:r w:rsidRPr="00B167EE">
        <w:rPr>
          <w:rFonts w:ascii="Times New Roman" w:hAnsi="Times New Roman" w:cs="Times New Roman"/>
          <w:highlight w:val="yellow"/>
          <w:rPrChange w:id="3" w:author="Lowinger, Nate" w:date="2025-09-22T08:55:00Z" w16du:dateUtc="2025-09-22T13:55:00Z">
            <w:rPr>
              <w:rFonts w:ascii="Times New Roman" w:hAnsi="Times New Roman" w:cs="Times New Roman"/>
            </w:rPr>
          </w:rPrChange>
        </w:rPr>
        <w:t>.</w:t>
      </w:r>
    </w:p>
    <w:p w14:paraId="4394FF9F" w14:textId="60EDA194"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 xml:space="preserve">Ever since my parents have divorced my life had been up and down like a bird not knowing what to do or where to go. It all started in the white town house with me, my older sister, my mom and dad. Me and my older sister would always want to be playing outside no matter what the weather was like. We enjoyed playing on the trampoline and playing on the big trampoline and playing house while getting in trouble as we were running all around next to the street as </w:t>
      </w:r>
      <w:commentRangeStart w:id="4"/>
      <w:r>
        <w:rPr>
          <w:rFonts w:ascii="Times New Roman" w:hAnsi="Times New Roman" w:cs="Times New Roman"/>
        </w:rPr>
        <w:t>the cars crawled all the way home</w:t>
      </w:r>
      <w:commentRangeEnd w:id="4"/>
      <w:r w:rsidR="00B167EE">
        <w:rPr>
          <w:rStyle w:val="CommentReference"/>
        </w:rPr>
        <w:commentReference w:id="4"/>
      </w:r>
      <w:r>
        <w:rPr>
          <w:rFonts w:ascii="Times New Roman" w:hAnsi="Times New Roman" w:cs="Times New Roman"/>
        </w:rPr>
        <w:t xml:space="preserve">. Eventually we would hear our dad “it’s time for dinner” as we walked inside, we could smell the pleasant smell of dinner as the counter was full of amazing food. Most of the days ended like that spending time with family to my parents separating things changed very fast in many ways. Unfortunately, the night that I never wanted to happen came around. My mom and dad both sat me and my sister down. We all gathered around </w:t>
      </w:r>
      <w:r>
        <w:rPr>
          <w:rFonts w:ascii="Times New Roman" w:hAnsi="Times New Roman" w:cs="Times New Roman"/>
        </w:rPr>
        <w:lastRenderedPageBreak/>
        <w:t xml:space="preserve">the kitchen table. The room was silent as the sound of the dishwasher continued washing the dirty dishes from dinner. </w:t>
      </w:r>
      <w:commentRangeStart w:id="5"/>
      <w:r>
        <w:rPr>
          <w:rFonts w:ascii="Times New Roman" w:hAnsi="Times New Roman" w:cs="Times New Roman"/>
        </w:rPr>
        <w:t>My mom had the look on her face as if this was the last thing she wanted to do. My dad explained to me and my sister that “this was the best decision that they could make”.</w:t>
      </w:r>
      <w:commentRangeEnd w:id="5"/>
      <w:r w:rsidR="004962C9">
        <w:rPr>
          <w:rStyle w:val="CommentReference"/>
        </w:rPr>
        <w:commentReference w:id="5"/>
      </w:r>
      <w:r>
        <w:rPr>
          <w:rFonts w:ascii="Times New Roman" w:hAnsi="Times New Roman" w:cs="Times New Roman"/>
        </w:rPr>
        <w:t xml:space="preserve"> At that moment my thoughts were all over the place because I had the best relationships with everyone in that family other than anyone I knew. </w:t>
      </w:r>
    </w:p>
    <w:p w14:paraId="4FC6B20F" w14:textId="185C1FD7" w:rsidR="007504F6" w:rsidRDefault="007504F6" w:rsidP="003E625E">
      <w:pPr>
        <w:spacing w:line="480" w:lineRule="auto"/>
        <w:ind w:firstLine="720"/>
        <w:rPr>
          <w:rFonts w:ascii="Times New Roman" w:hAnsi="Times New Roman" w:cs="Times New Roman"/>
        </w:rPr>
      </w:pPr>
      <w:commentRangeStart w:id="6"/>
      <w:r w:rsidRPr="007504F6">
        <w:rPr>
          <w:rFonts w:ascii="Times New Roman" w:hAnsi="Times New Roman" w:cs="Times New Roman"/>
        </w:rPr>
        <w:t>Ever since my parents have separated my home life has been very different.</w:t>
      </w:r>
      <w:commentRangeEnd w:id="6"/>
      <w:r w:rsidR="004962C9">
        <w:rPr>
          <w:rStyle w:val="CommentReference"/>
        </w:rPr>
        <w:commentReference w:id="6"/>
      </w:r>
      <w:r w:rsidRPr="007504F6">
        <w:rPr>
          <w:rFonts w:ascii="Times New Roman" w:hAnsi="Times New Roman" w:cs="Times New Roman"/>
        </w:rPr>
        <w:t xml:space="preserve"> I would start by being at his house and my mom’s back and forth with my dad’s house being insanely crazy with other siblings and my mom’s the complete opposite being somewhere I felt comfortable.</w:t>
      </w:r>
      <w:r w:rsidR="003E625E">
        <w:rPr>
          <w:rFonts w:ascii="Times New Roman" w:hAnsi="Times New Roman" w:cs="Times New Roman"/>
        </w:rPr>
        <w:t xml:space="preserve"> </w:t>
      </w:r>
      <w:r w:rsidRPr="007504F6">
        <w:rPr>
          <w:rFonts w:ascii="Times New Roman" w:hAnsi="Times New Roman" w:cs="Times New Roman"/>
        </w:rPr>
        <w:t xml:space="preserve">Me and my dad used to be very close, but he also chose drinking over a lot of stuff and I didn’t like that it was like that way. Now that I am 18, I choose to stay at my mom’s house because I feel more comfortable. Today whenever I go to see him its always awkward and I </w:t>
      </w:r>
      <w:r w:rsidR="003E625E">
        <w:rPr>
          <w:rFonts w:ascii="Times New Roman" w:hAnsi="Times New Roman" w:cs="Times New Roman"/>
        </w:rPr>
        <w:t>get nervous just talking to him</w:t>
      </w:r>
      <w:commentRangeStart w:id="7"/>
      <w:r w:rsidR="003E625E">
        <w:rPr>
          <w:rFonts w:ascii="Times New Roman" w:hAnsi="Times New Roman" w:cs="Times New Roman"/>
        </w:rPr>
        <w:t>. Prior to them</w:t>
      </w:r>
      <w:r w:rsidRPr="007504F6">
        <w:rPr>
          <w:rFonts w:ascii="Times New Roman" w:hAnsi="Times New Roman" w:cs="Times New Roman"/>
        </w:rPr>
        <w:t xml:space="preserve"> separat</w:t>
      </w:r>
      <w:r w:rsidR="003E625E">
        <w:rPr>
          <w:rFonts w:ascii="Times New Roman" w:hAnsi="Times New Roman" w:cs="Times New Roman"/>
        </w:rPr>
        <w:t>ing</w:t>
      </w:r>
      <w:r w:rsidRPr="007504F6">
        <w:rPr>
          <w:rFonts w:ascii="Times New Roman" w:hAnsi="Times New Roman" w:cs="Times New Roman"/>
        </w:rPr>
        <w:t xml:space="preserve"> me and my </w:t>
      </w:r>
      <w:proofErr w:type="gramStart"/>
      <w:r w:rsidRPr="007504F6">
        <w:rPr>
          <w:rFonts w:ascii="Times New Roman" w:hAnsi="Times New Roman" w:cs="Times New Roman"/>
        </w:rPr>
        <w:t>sister</w:t>
      </w:r>
      <w:proofErr w:type="gramEnd"/>
      <w:r w:rsidRPr="007504F6">
        <w:rPr>
          <w:rFonts w:ascii="Times New Roman" w:hAnsi="Times New Roman" w:cs="Times New Roman"/>
        </w:rPr>
        <w:t xml:space="preserve"> had a very close relationship, we </w:t>
      </w:r>
      <w:commentRangeEnd w:id="7"/>
      <w:r w:rsidR="004962C9">
        <w:rPr>
          <w:rStyle w:val="CommentReference"/>
        </w:rPr>
        <w:commentReference w:id="7"/>
      </w:r>
      <w:r w:rsidRPr="007504F6">
        <w:rPr>
          <w:rFonts w:ascii="Times New Roman" w:hAnsi="Times New Roman" w:cs="Times New Roman"/>
        </w:rPr>
        <w:t xml:space="preserve">were very close </w:t>
      </w:r>
      <w:proofErr w:type="gramStart"/>
      <w:r w:rsidRPr="007504F6">
        <w:rPr>
          <w:rFonts w:ascii="Times New Roman" w:hAnsi="Times New Roman" w:cs="Times New Roman"/>
        </w:rPr>
        <w:t>in</w:t>
      </w:r>
      <w:proofErr w:type="gramEnd"/>
      <w:r w:rsidRPr="007504F6">
        <w:rPr>
          <w:rFonts w:ascii="Times New Roman" w:hAnsi="Times New Roman" w:cs="Times New Roman"/>
        </w:rPr>
        <w:t xml:space="preserve"> </w:t>
      </w:r>
      <w:proofErr w:type="spellStart"/>
      <w:proofErr w:type="gramStart"/>
      <w:r w:rsidRPr="007504F6">
        <w:rPr>
          <w:rFonts w:ascii="Times New Roman" w:hAnsi="Times New Roman" w:cs="Times New Roman"/>
        </w:rPr>
        <w:t>a</w:t>
      </w:r>
      <w:proofErr w:type="spellEnd"/>
      <w:proofErr w:type="gramEnd"/>
      <w:r w:rsidRPr="007504F6">
        <w:rPr>
          <w:rFonts w:ascii="Times New Roman" w:hAnsi="Times New Roman" w:cs="Times New Roman"/>
        </w:rPr>
        <w:t xml:space="preserve"> age with a year apart and would basically do everything together. Now we barely see each other because she has moved out with her boyfriend and I’m very happy for her but it’s just very sad that we don’t have a great relationship anymore. </w:t>
      </w:r>
    </w:p>
    <w:p w14:paraId="43C56004" w14:textId="099531F9" w:rsidR="007504F6" w:rsidRPr="007504F6" w:rsidRDefault="007504F6" w:rsidP="007504F6">
      <w:pPr>
        <w:spacing w:line="480" w:lineRule="auto"/>
        <w:ind w:firstLine="360"/>
        <w:rPr>
          <w:rFonts w:ascii="Times New Roman" w:hAnsi="Times New Roman" w:cs="Times New Roman"/>
        </w:rPr>
      </w:pPr>
      <w:r>
        <w:rPr>
          <w:rFonts w:ascii="Times New Roman" w:hAnsi="Times New Roman" w:cs="Times New Roman"/>
        </w:rPr>
        <w:t xml:space="preserve">To conclude over the past </w:t>
      </w:r>
      <w:r w:rsidR="003E625E">
        <w:rPr>
          <w:rFonts w:ascii="Times New Roman" w:hAnsi="Times New Roman" w:cs="Times New Roman"/>
        </w:rPr>
        <w:t>years,</w:t>
      </w:r>
      <w:r>
        <w:rPr>
          <w:rFonts w:ascii="Times New Roman" w:hAnsi="Times New Roman" w:cs="Times New Roman"/>
        </w:rPr>
        <w:t xml:space="preserve"> I have grown a </w:t>
      </w:r>
      <w:r w:rsidR="003E625E">
        <w:rPr>
          <w:rFonts w:ascii="Times New Roman" w:hAnsi="Times New Roman" w:cs="Times New Roman"/>
        </w:rPr>
        <w:t xml:space="preserve">lot, but I tend to always think about what my life used to be life when were all happy and together. But losing the best relationships I had growing up has probably been the worst thing that has happened to me. </w:t>
      </w:r>
    </w:p>
    <w:p w14:paraId="559CA5DB" w14:textId="77777777" w:rsidR="007504F6" w:rsidRDefault="007504F6" w:rsidP="007504F6">
      <w:pPr>
        <w:spacing w:line="480" w:lineRule="auto"/>
        <w:ind w:firstLine="720"/>
        <w:rPr>
          <w:rFonts w:ascii="Times New Roman" w:hAnsi="Times New Roman" w:cs="Times New Roman"/>
        </w:rPr>
      </w:pPr>
    </w:p>
    <w:p w14:paraId="33A53333" w14:textId="59AD6872" w:rsidR="007504F6" w:rsidRDefault="00B167EE">
      <w:pPr>
        <w:rPr>
          <w:ins w:id="8" w:author="Lowinger, Nate" w:date="2025-09-22T08:59:00Z" w16du:dateUtc="2025-09-22T13:59:00Z"/>
        </w:rPr>
      </w:pPr>
      <w:ins w:id="9" w:author="Lowinger, Nate" w:date="2025-09-22T08:59:00Z" w16du:dateUtc="2025-09-22T13:59:00Z">
        <w:r>
          <w:t>Hi Aubrey,</w:t>
        </w:r>
      </w:ins>
    </w:p>
    <w:p w14:paraId="5FAF7535" w14:textId="77777777" w:rsidR="00B167EE" w:rsidRDefault="00B167EE">
      <w:pPr>
        <w:rPr>
          <w:ins w:id="10" w:author="Lowinger, Nate" w:date="2025-09-22T08:59:00Z" w16du:dateUtc="2025-09-22T13:59:00Z"/>
        </w:rPr>
      </w:pPr>
    </w:p>
    <w:p w14:paraId="596291DC" w14:textId="7C124208" w:rsidR="00B167EE" w:rsidRDefault="00B167EE">
      <w:pPr>
        <w:rPr>
          <w:ins w:id="11" w:author="Lowinger, Nate" w:date="2025-09-22T09:00:00Z" w16du:dateUtc="2025-09-22T14:00:00Z"/>
        </w:rPr>
      </w:pPr>
      <w:ins w:id="12" w:author="Lowinger, Nate" w:date="2025-09-22T08:59:00Z" w16du:dateUtc="2025-09-22T13:59:00Z">
        <w:r>
          <w:t xml:space="preserve">Here are some of the biggest things I noticed in your essay that </w:t>
        </w:r>
        <w:r w:rsidR="004525BD">
          <w:t>would tremendously improve your writing:</w:t>
        </w:r>
      </w:ins>
    </w:p>
    <w:p w14:paraId="52529D8B" w14:textId="161299F1" w:rsidR="004525BD" w:rsidRDefault="004525BD" w:rsidP="004525BD">
      <w:pPr>
        <w:pStyle w:val="ListParagraph"/>
        <w:numPr>
          <w:ilvl w:val="0"/>
          <w:numId w:val="2"/>
        </w:numPr>
        <w:rPr>
          <w:ins w:id="13" w:author="Lowinger, Nate" w:date="2025-09-22T09:02:00Z" w16du:dateUtc="2025-09-22T14:02:00Z"/>
        </w:rPr>
      </w:pPr>
      <w:ins w:id="14" w:author="Lowinger, Nate" w:date="2025-09-22T09:01:00Z" w16du:dateUtc="2025-09-22T14:01:00Z">
        <w:r>
          <w:lastRenderedPageBreak/>
          <w:t>There were a couple of descriptions that were confusing to me</w:t>
        </w:r>
      </w:ins>
      <w:ins w:id="15" w:author="Lowinger, Nate" w:date="2025-09-22T09:02:00Z" w16du:dateUtc="2025-09-22T14:02:00Z">
        <w:r>
          <w:t>,</w:t>
        </w:r>
      </w:ins>
      <w:ins w:id="16" w:author="Lowinger, Nate" w:date="2025-09-22T09:01:00Z" w16du:dateUtc="2025-09-22T14:01:00Z">
        <w:r>
          <w:t xml:space="preserve"> and the thesis was conf</w:t>
        </w:r>
      </w:ins>
      <w:ins w:id="17" w:author="Lowinger, Nate" w:date="2025-09-22T09:02:00Z" w16du:dateUtc="2025-09-22T14:02:00Z">
        <w:r>
          <w:t>using</w:t>
        </w:r>
      </w:ins>
    </w:p>
    <w:p w14:paraId="177E6FF9" w14:textId="4BBBF706" w:rsidR="004525BD" w:rsidRDefault="004525BD" w:rsidP="004525BD">
      <w:pPr>
        <w:pStyle w:val="ListParagraph"/>
        <w:numPr>
          <w:ilvl w:val="0"/>
          <w:numId w:val="2"/>
        </w:numPr>
        <w:rPr>
          <w:ins w:id="18" w:author="Lowinger, Nate" w:date="2025-09-22T09:03:00Z" w16du:dateUtc="2025-09-22T14:03:00Z"/>
        </w:rPr>
      </w:pPr>
      <w:ins w:id="19" w:author="Lowinger, Nate" w:date="2025-09-22T09:02:00Z" w16du:dateUtc="2025-09-22T14:02:00Z">
        <w:r>
          <w:t>You don’t really talk about what happened in your moment. You talk a lot about the before and a little bit after but not</w:t>
        </w:r>
      </w:ins>
      <w:ins w:id="20" w:author="Lowinger, Nate" w:date="2025-09-22T09:03:00Z" w16du:dateUtc="2025-09-22T14:03:00Z">
        <w:r>
          <w:t xml:space="preserve"> during. </w:t>
        </w:r>
      </w:ins>
    </w:p>
    <w:p w14:paraId="07D14A76" w14:textId="4FFB0388" w:rsidR="004525BD" w:rsidRDefault="004962C9" w:rsidP="004525BD">
      <w:pPr>
        <w:pStyle w:val="ListParagraph"/>
        <w:numPr>
          <w:ilvl w:val="0"/>
          <w:numId w:val="2"/>
        </w:numPr>
        <w:rPr>
          <w:ins w:id="21" w:author="Lowinger, Nate" w:date="2025-09-22T09:16:00Z" w16du:dateUtc="2025-09-22T14:16:00Z"/>
        </w:rPr>
      </w:pPr>
      <w:ins w:id="22" w:author="Lowinger, Nate" w:date="2025-09-22T09:12:00Z" w16du:dateUtc="2025-09-22T14:12:00Z">
        <w:r>
          <w:t xml:space="preserve">Just missing </w:t>
        </w:r>
        <w:proofErr w:type="gramStart"/>
        <w:r>
          <w:t>some wrap up</w:t>
        </w:r>
        <w:proofErr w:type="gramEnd"/>
        <w:r>
          <w:t xml:space="preserve"> sentences on your paragraphs</w:t>
        </w:r>
      </w:ins>
    </w:p>
    <w:p w14:paraId="7C8C5DFC" w14:textId="25259F98" w:rsidR="004962C9" w:rsidRDefault="004962C9" w:rsidP="004525BD">
      <w:pPr>
        <w:pStyle w:val="ListParagraph"/>
        <w:numPr>
          <w:ilvl w:val="0"/>
          <w:numId w:val="2"/>
        </w:numPr>
        <w:rPr>
          <w:ins w:id="23" w:author="Lowinger, Nate" w:date="2025-09-22T09:18:00Z" w16du:dateUtc="2025-09-22T14:18:00Z"/>
        </w:rPr>
      </w:pPr>
      <w:ins w:id="24" w:author="Lowinger, Nate" w:date="2025-09-22T09:18:00Z" w16du:dateUtc="2025-09-22T14:18:00Z">
        <w:r>
          <w:t xml:space="preserve">The first </w:t>
        </w:r>
        <w:proofErr w:type="gramStart"/>
        <w:r>
          <w:t>change’s</w:t>
        </w:r>
        <w:proofErr w:type="gramEnd"/>
        <w:r>
          <w:t xml:space="preserve"> before and after </w:t>
        </w:r>
        <w:proofErr w:type="gramStart"/>
        <w:r>
          <w:t>wasn’t</w:t>
        </w:r>
        <w:proofErr w:type="gramEnd"/>
        <w:r>
          <w:t xml:space="preserve"> really developed either</w:t>
        </w:r>
      </w:ins>
    </w:p>
    <w:p w14:paraId="3E7C3231" w14:textId="5C299959" w:rsidR="004962C9" w:rsidRDefault="004962C9" w:rsidP="004962C9">
      <w:pPr>
        <w:rPr>
          <w:ins w:id="25" w:author="Lowinger, Nate" w:date="2025-09-22T09:18:00Z" w16du:dateUtc="2025-09-22T14:18:00Z"/>
        </w:rPr>
      </w:pPr>
      <w:ins w:id="26" w:author="Lowinger, Nate" w:date="2025-09-22T09:18:00Z" w16du:dateUtc="2025-09-22T14:18:00Z">
        <w:r>
          <w:t xml:space="preserve">I hope </w:t>
        </w:r>
        <w:proofErr w:type="gramStart"/>
        <w:r>
          <w:t>these help</w:t>
        </w:r>
        <w:proofErr w:type="gramEnd"/>
        <w:r>
          <w:t>!</w:t>
        </w:r>
      </w:ins>
    </w:p>
    <w:p w14:paraId="1011AF12" w14:textId="7B332DE7" w:rsidR="004962C9" w:rsidRDefault="004962C9" w:rsidP="004962C9">
      <w:ins w:id="27" w:author="Lowinger, Nate" w:date="2025-09-22T09:18:00Z" w16du:dateUtc="2025-09-22T14:18:00Z">
        <w:r>
          <w:br/>
          <w:t>Nate,</w:t>
        </w:r>
      </w:ins>
    </w:p>
    <w:sectPr w:rsidR="004962C9">
      <w:headerReference w:type="even" r:id="rId12"/>
      <w:head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owinger, Nate" w:date="2025-09-22T08:56:00Z" w:initials="NL">
    <w:p w14:paraId="69647134" w14:textId="77777777" w:rsidR="00B167EE" w:rsidRDefault="00B167EE" w:rsidP="00B167EE">
      <w:pPr>
        <w:pStyle w:val="CommentText"/>
      </w:pPr>
      <w:r>
        <w:rPr>
          <w:rStyle w:val="CommentReference"/>
        </w:rPr>
        <w:annotationRef/>
      </w:r>
      <w:r>
        <w:t>The thesis here was confusing</w:t>
      </w:r>
    </w:p>
  </w:comment>
  <w:comment w:id="4" w:author="Lowinger, Nate" w:date="2025-09-22T08:58:00Z" w:initials="NL">
    <w:p w14:paraId="4038FC95" w14:textId="77777777" w:rsidR="00B167EE" w:rsidRDefault="00B167EE" w:rsidP="00B167EE">
      <w:pPr>
        <w:pStyle w:val="CommentText"/>
      </w:pPr>
      <w:r>
        <w:rPr>
          <w:rStyle w:val="CommentReference"/>
        </w:rPr>
        <w:annotationRef/>
      </w:r>
      <w:r>
        <w:t>This description is confusing</w:t>
      </w:r>
    </w:p>
  </w:comment>
  <w:comment w:id="5" w:author="Lowinger, Nate" w:date="2025-09-22T09:09:00Z" w:initials="NL">
    <w:p w14:paraId="77F52DA7" w14:textId="77777777" w:rsidR="004962C9" w:rsidRDefault="004962C9" w:rsidP="004962C9">
      <w:pPr>
        <w:pStyle w:val="CommentText"/>
      </w:pPr>
      <w:r>
        <w:rPr>
          <w:rStyle w:val="CommentReference"/>
        </w:rPr>
        <w:annotationRef/>
      </w:r>
      <w:r>
        <w:t>Is this what happened? It seems like everything before “sets the scene” but I am not sure</w:t>
      </w:r>
    </w:p>
  </w:comment>
  <w:comment w:id="6" w:author="Lowinger, Nate" w:date="2025-09-22T09:10:00Z" w:initials="NL">
    <w:p w14:paraId="128EED31" w14:textId="77777777" w:rsidR="004962C9" w:rsidRDefault="004962C9" w:rsidP="004962C9">
      <w:pPr>
        <w:pStyle w:val="CommentText"/>
      </w:pPr>
      <w:r>
        <w:rPr>
          <w:rStyle w:val="CommentReference"/>
        </w:rPr>
        <w:annotationRef/>
      </w:r>
      <w:r>
        <w:t>First Change with no before</w:t>
      </w:r>
    </w:p>
  </w:comment>
  <w:comment w:id="7" w:author="Lowinger, Nate" w:date="2025-09-22T09:11:00Z" w:initials="NL">
    <w:p w14:paraId="185CAC61" w14:textId="16BD71D1" w:rsidR="004962C9" w:rsidRDefault="004962C9" w:rsidP="004962C9">
      <w:pPr>
        <w:pStyle w:val="CommentText"/>
      </w:pPr>
      <w:r>
        <w:rPr>
          <w:rStyle w:val="CommentReference"/>
        </w:rPr>
        <w:annotationRef/>
      </w:r>
      <w:r>
        <w:t>2</w:t>
      </w:r>
      <w:r>
        <w:rPr>
          <w:vertAlign w:val="superscript"/>
        </w:rPr>
        <w:t>nd</w:t>
      </w:r>
      <w:r>
        <w:t xml:space="preserve"> Change with a before and after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647134" w15:done="0"/>
  <w15:commentEx w15:paraId="4038FC95" w15:done="0"/>
  <w15:commentEx w15:paraId="77F52DA7" w15:done="0"/>
  <w15:commentEx w15:paraId="128EED31" w15:done="0"/>
  <w15:commentEx w15:paraId="185CAC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2B685B" w16cex:dateUtc="2025-09-22T13:56:00Z"/>
  <w16cex:commentExtensible w16cex:durableId="3148F17A" w16cex:dateUtc="2025-09-22T13:58:00Z"/>
  <w16cex:commentExtensible w16cex:durableId="13652AF8" w16cex:dateUtc="2025-09-22T14:09:00Z"/>
  <w16cex:commentExtensible w16cex:durableId="5AD2A1C5" w16cex:dateUtc="2025-09-22T14:10:00Z"/>
  <w16cex:commentExtensible w16cex:durableId="36D4C01C" w16cex:dateUtc="2025-09-22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647134" w16cid:durableId="1A2B685B"/>
  <w16cid:commentId w16cid:paraId="4038FC95" w16cid:durableId="3148F17A"/>
  <w16cid:commentId w16cid:paraId="77F52DA7" w16cid:durableId="13652AF8"/>
  <w16cid:commentId w16cid:paraId="128EED31" w16cid:durableId="5AD2A1C5"/>
  <w16cid:commentId w16cid:paraId="185CAC61" w16cid:durableId="36D4C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D1602" w14:textId="77777777" w:rsidR="00AA2570" w:rsidRDefault="00AA2570" w:rsidP="007504F6">
      <w:pPr>
        <w:spacing w:after="0" w:line="240" w:lineRule="auto"/>
      </w:pPr>
      <w:r>
        <w:separator/>
      </w:r>
    </w:p>
  </w:endnote>
  <w:endnote w:type="continuationSeparator" w:id="0">
    <w:p w14:paraId="2A22062C" w14:textId="77777777" w:rsidR="00AA2570" w:rsidRDefault="00AA2570" w:rsidP="00750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C326A" w14:textId="77777777" w:rsidR="00AA2570" w:rsidRDefault="00AA2570" w:rsidP="007504F6">
      <w:pPr>
        <w:spacing w:after="0" w:line="240" w:lineRule="auto"/>
      </w:pPr>
      <w:r>
        <w:separator/>
      </w:r>
    </w:p>
  </w:footnote>
  <w:footnote w:type="continuationSeparator" w:id="0">
    <w:p w14:paraId="0B72CDB1" w14:textId="77777777" w:rsidR="00AA2570" w:rsidRDefault="00AA2570" w:rsidP="00750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1689988"/>
      <w:docPartObj>
        <w:docPartGallery w:val="Page Numbers (Top of Page)"/>
        <w:docPartUnique/>
      </w:docPartObj>
    </w:sdtPr>
    <w:sdtContent>
      <w:p w14:paraId="3D06F627" w14:textId="4E05BDA9" w:rsidR="007504F6" w:rsidRDefault="007504F6" w:rsidP="0002624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A4B02A" w14:textId="77777777" w:rsidR="007504F6" w:rsidRDefault="007504F6" w:rsidP="007504F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8228056"/>
      <w:docPartObj>
        <w:docPartGallery w:val="Page Numbers (Top of Page)"/>
        <w:docPartUnique/>
      </w:docPartObj>
    </w:sdtPr>
    <w:sdtContent>
      <w:p w14:paraId="736CE8C9" w14:textId="38D6A21A" w:rsidR="007504F6" w:rsidRDefault="007504F6" w:rsidP="0002624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70B6BF7" w14:textId="1350A93B" w:rsidR="007504F6" w:rsidRDefault="007504F6" w:rsidP="007504F6">
    <w:pPr>
      <w:pStyle w:val="Header"/>
      <w:ind w:right="360"/>
      <w:jc w:val="right"/>
    </w:pPr>
    <w:r>
      <w:t>Wanna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1470A"/>
    <w:multiLevelType w:val="hybridMultilevel"/>
    <w:tmpl w:val="26AAC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827CD9"/>
    <w:multiLevelType w:val="hybridMultilevel"/>
    <w:tmpl w:val="6E427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826110">
    <w:abstractNumId w:val="1"/>
  </w:num>
  <w:num w:numId="2" w16cid:durableId="21222615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winger, Nate">
    <w15:presenceInfo w15:providerId="AD" w15:userId="S::hl6761jp@go.minnstate.edu::9ad0d9c0-0a8a-4904-a69a-bcbb37826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F6"/>
    <w:rsid w:val="001A1ED1"/>
    <w:rsid w:val="003E625E"/>
    <w:rsid w:val="004525BD"/>
    <w:rsid w:val="004962C9"/>
    <w:rsid w:val="005F1267"/>
    <w:rsid w:val="007504F6"/>
    <w:rsid w:val="00AA2570"/>
    <w:rsid w:val="00B167EE"/>
    <w:rsid w:val="00C07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B7568B"/>
  <w15:chartTrackingRefBased/>
  <w15:docId w15:val="{14EEA061-0B8E-7049-AA17-CFB16485D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4F6"/>
  </w:style>
  <w:style w:type="paragraph" w:styleId="Heading1">
    <w:name w:val="heading 1"/>
    <w:basedOn w:val="Normal"/>
    <w:next w:val="Normal"/>
    <w:link w:val="Heading1Char"/>
    <w:uiPriority w:val="9"/>
    <w:qFormat/>
    <w:rsid w:val="00750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4F6"/>
    <w:rPr>
      <w:rFonts w:eastAsiaTheme="majorEastAsia" w:cstheme="majorBidi"/>
      <w:color w:val="272727" w:themeColor="text1" w:themeTint="D8"/>
    </w:rPr>
  </w:style>
  <w:style w:type="paragraph" w:styleId="Title">
    <w:name w:val="Title"/>
    <w:basedOn w:val="Normal"/>
    <w:next w:val="Normal"/>
    <w:link w:val="TitleChar"/>
    <w:uiPriority w:val="10"/>
    <w:qFormat/>
    <w:rsid w:val="00750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4F6"/>
    <w:pPr>
      <w:spacing w:before="160"/>
      <w:jc w:val="center"/>
    </w:pPr>
    <w:rPr>
      <w:i/>
      <w:iCs/>
      <w:color w:val="404040" w:themeColor="text1" w:themeTint="BF"/>
    </w:rPr>
  </w:style>
  <w:style w:type="character" w:customStyle="1" w:styleId="QuoteChar">
    <w:name w:val="Quote Char"/>
    <w:basedOn w:val="DefaultParagraphFont"/>
    <w:link w:val="Quote"/>
    <w:uiPriority w:val="29"/>
    <w:rsid w:val="007504F6"/>
    <w:rPr>
      <w:i/>
      <w:iCs/>
      <w:color w:val="404040" w:themeColor="text1" w:themeTint="BF"/>
    </w:rPr>
  </w:style>
  <w:style w:type="paragraph" w:styleId="ListParagraph">
    <w:name w:val="List Paragraph"/>
    <w:basedOn w:val="Normal"/>
    <w:uiPriority w:val="34"/>
    <w:qFormat/>
    <w:rsid w:val="007504F6"/>
    <w:pPr>
      <w:ind w:left="720"/>
      <w:contextualSpacing/>
    </w:pPr>
  </w:style>
  <w:style w:type="character" w:styleId="IntenseEmphasis">
    <w:name w:val="Intense Emphasis"/>
    <w:basedOn w:val="DefaultParagraphFont"/>
    <w:uiPriority w:val="21"/>
    <w:qFormat/>
    <w:rsid w:val="007504F6"/>
    <w:rPr>
      <w:i/>
      <w:iCs/>
      <w:color w:val="0F4761" w:themeColor="accent1" w:themeShade="BF"/>
    </w:rPr>
  </w:style>
  <w:style w:type="paragraph" w:styleId="IntenseQuote">
    <w:name w:val="Intense Quote"/>
    <w:basedOn w:val="Normal"/>
    <w:next w:val="Normal"/>
    <w:link w:val="IntenseQuoteChar"/>
    <w:uiPriority w:val="30"/>
    <w:qFormat/>
    <w:rsid w:val="00750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4F6"/>
    <w:rPr>
      <w:i/>
      <w:iCs/>
      <w:color w:val="0F4761" w:themeColor="accent1" w:themeShade="BF"/>
    </w:rPr>
  </w:style>
  <w:style w:type="character" w:styleId="IntenseReference">
    <w:name w:val="Intense Reference"/>
    <w:basedOn w:val="DefaultParagraphFont"/>
    <w:uiPriority w:val="32"/>
    <w:qFormat/>
    <w:rsid w:val="007504F6"/>
    <w:rPr>
      <w:b/>
      <w:bCs/>
      <w:smallCaps/>
      <w:color w:val="0F4761" w:themeColor="accent1" w:themeShade="BF"/>
      <w:spacing w:val="5"/>
    </w:rPr>
  </w:style>
  <w:style w:type="character" w:styleId="CommentReference">
    <w:name w:val="annotation reference"/>
    <w:basedOn w:val="DefaultParagraphFont"/>
    <w:uiPriority w:val="99"/>
    <w:semiHidden/>
    <w:unhideWhenUsed/>
    <w:rsid w:val="007504F6"/>
    <w:rPr>
      <w:sz w:val="16"/>
      <w:szCs w:val="16"/>
    </w:rPr>
  </w:style>
  <w:style w:type="paragraph" w:styleId="CommentText">
    <w:name w:val="annotation text"/>
    <w:basedOn w:val="Normal"/>
    <w:link w:val="CommentTextChar"/>
    <w:uiPriority w:val="99"/>
    <w:unhideWhenUsed/>
    <w:rsid w:val="007504F6"/>
    <w:pPr>
      <w:spacing w:line="240" w:lineRule="auto"/>
    </w:pPr>
    <w:rPr>
      <w:sz w:val="20"/>
      <w:szCs w:val="20"/>
    </w:rPr>
  </w:style>
  <w:style w:type="character" w:customStyle="1" w:styleId="CommentTextChar">
    <w:name w:val="Comment Text Char"/>
    <w:basedOn w:val="DefaultParagraphFont"/>
    <w:link w:val="CommentText"/>
    <w:uiPriority w:val="99"/>
    <w:rsid w:val="007504F6"/>
    <w:rPr>
      <w:sz w:val="20"/>
      <w:szCs w:val="20"/>
    </w:rPr>
  </w:style>
  <w:style w:type="paragraph" w:styleId="Header">
    <w:name w:val="header"/>
    <w:basedOn w:val="Normal"/>
    <w:link w:val="HeaderChar"/>
    <w:uiPriority w:val="99"/>
    <w:unhideWhenUsed/>
    <w:rsid w:val="007504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6"/>
  </w:style>
  <w:style w:type="paragraph" w:styleId="Footer">
    <w:name w:val="footer"/>
    <w:basedOn w:val="Normal"/>
    <w:link w:val="FooterChar"/>
    <w:uiPriority w:val="99"/>
    <w:unhideWhenUsed/>
    <w:rsid w:val="007504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6"/>
  </w:style>
  <w:style w:type="character" w:styleId="PageNumber">
    <w:name w:val="page number"/>
    <w:basedOn w:val="DefaultParagraphFont"/>
    <w:uiPriority w:val="99"/>
    <w:semiHidden/>
    <w:unhideWhenUsed/>
    <w:rsid w:val="007504F6"/>
  </w:style>
  <w:style w:type="paragraph" w:styleId="Revision">
    <w:name w:val="Revision"/>
    <w:hidden/>
    <w:uiPriority w:val="99"/>
    <w:semiHidden/>
    <w:rsid w:val="00B167EE"/>
    <w:pPr>
      <w:spacing w:after="0" w:line="240" w:lineRule="auto"/>
    </w:pPr>
  </w:style>
  <w:style w:type="paragraph" w:styleId="CommentSubject">
    <w:name w:val="annotation subject"/>
    <w:basedOn w:val="CommentText"/>
    <w:next w:val="CommentText"/>
    <w:link w:val="CommentSubjectChar"/>
    <w:uiPriority w:val="99"/>
    <w:semiHidden/>
    <w:unhideWhenUsed/>
    <w:rsid w:val="00B167EE"/>
    <w:rPr>
      <w:b/>
      <w:bCs/>
    </w:rPr>
  </w:style>
  <w:style w:type="character" w:customStyle="1" w:styleId="CommentSubjectChar">
    <w:name w:val="Comment Subject Char"/>
    <w:basedOn w:val="CommentTextChar"/>
    <w:link w:val="CommentSubject"/>
    <w:uiPriority w:val="99"/>
    <w:semiHidden/>
    <w:rsid w:val="00B167E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9357F-6CB0-4C3F-8B14-E4F5300A8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661</Words>
  <Characters>2865</Characters>
  <Application>Microsoft Office Word</Application>
  <DocSecurity>0</DocSecurity>
  <Lines>54</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Wanna</dc:creator>
  <cp:keywords/>
  <dc:description/>
  <cp:lastModifiedBy>Lowinger, Nate</cp:lastModifiedBy>
  <cp:revision>2</cp:revision>
  <dcterms:created xsi:type="dcterms:W3CDTF">2025-09-22T14:19:00Z</dcterms:created>
  <dcterms:modified xsi:type="dcterms:W3CDTF">2025-09-22T14:19:00Z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95f2af80-59b5-43ca-ab7d-c05644bfe828</vt:lpwstr>
  </property>
</Properties>
</file>