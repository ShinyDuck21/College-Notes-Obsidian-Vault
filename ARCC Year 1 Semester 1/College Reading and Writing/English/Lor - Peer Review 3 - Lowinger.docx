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A45F" w14:textId="77777777"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Gee Meng Lor</w:t>
      </w:r>
    </w:p>
    <w:p w14:paraId="1BE3BAEA" w14:textId="77777777"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Mary Bodelson</w:t>
      </w:r>
    </w:p>
    <w:p w14:paraId="0A8653CA" w14:textId="77777777"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English 1120-1121 Section 09</w:t>
      </w:r>
    </w:p>
    <w:p w14:paraId="5E49295F" w14:textId="49498C76" w:rsidR="00900F57" w:rsidRPr="00900F57" w:rsidRDefault="00900F57" w:rsidP="00900F57">
      <w:pPr>
        <w:spacing w:line="480" w:lineRule="auto"/>
        <w:rPr>
          <w:rFonts w:ascii="Times New Roman" w:hAnsi="Times New Roman" w:cs="Times New Roman"/>
        </w:rPr>
      </w:pPr>
      <w:r w:rsidRPr="00900F57">
        <w:rPr>
          <w:rFonts w:ascii="Times New Roman" w:hAnsi="Times New Roman" w:cs="Times New Roman"/>
        </w:rPr>
        <w:t>11/21/2025</w:t>
      </w:r>
    </w:p>
    <w:p w14:paraId="306FEC6D" w14:textId="3566F349" w:rsidR="00900F57" w:rsidRDefault="00900F57" w:rsidP="00900F57">
      <w:pPr>
        <w:spacing w:line="480" w:lineRule="auto"/>
        <w:rPr>
          <w:rFonts w:ascii="Times New Roman" w:hAnsi="Times New Roman" w:cs="Times New Roman"/>
        </w:rPr>
      </w:pPr>
      <w:r>
        <w:rPr>
          <w:rFonts w:ascii="Times New Roman" w:hAnsi="Times New Roman" w:cs="Times New Roman"/>
        </w:rPr>
        <w:t>Research Paper: 1</w:t>
      </w:r>
      <w:r w:rsidRPr="00900F57">
        <w:rPr>
          <w:rFonts w:ascii="Times New Roman" w:hAnsi="Times New Roman" w:cs="Times New Roman"/>
          <w:vertAlign w:val="superscript"/>
        </w:rPr>
        <w:t>st</w:t>
      </w:r>
      <w:r>
        <w:rPr>
          <w:rFonts w:ascii="Times New Roman" w:hAnsi="Times New Roman" w:cs="Times New Roman"/>
        </w:rPr>
        <w:t xml:space="preserve"> draft</w:t>
      </w:r>
    </w:p>
    <w:p w14:paraId="6B00E8EA" w14:textId="0EAA158E" w:rsidR="00900F57" w:rsidRDefault="005D34A9" w:rsidP="005D34A9">
      <w:pPr>
        <w:spacing w:line="480" w:lineRule="auto"/>
        <w:jc w:val="center"/>
        <w:rPr>
          <w:rFonts w:ascii="Times New Roman" w:hAnsi="Times New Roman" w:cs="Times New Roman"/>
        </w:rPr>
      </w:pPr>
      <w:r>
        <w:rPr>
          <w:rFonts w:ascii="Times New Roman" w:hAnsi="Times New Roman" w:cs="Times New Roman"/>
        </w:rPr>
        <w:t xml:space="preserve">Both </w:t>
      </w:r>
      <w:commentRangeStart w:id="0"/>
      <w:del w:id="1" w:author="Lowinger, Nate" w:date="2025-11-23T22:25:00Z" w16du:dateUtc="2025-11-24T04:25:00Z">
        <w:r w:rsidDel="00547571">
          <w:rPr>
            <w:rFonts w:ascii="Times New Roman" w:hAnsi="Times New Roman" w:cs="Times New Roman"/>
          </w:rPr>
          <w:delText xml:space="preserve">end </w:delText>
        </w:r>
      </w:del>
      <w:ins w:id="2" w:author="Lowinger, Nate" w:date="2025-11-23T22:25:00Z" w16du:dateUtc="2025-11-24T04:25:00Z">
        <w:r w:rsidR="00547571">
          <w:rPr>
            <w:rFonts w:ascii="Times New Roman" w:hAnsi="Times New Roman" w:cs="Times New Roman"/>
          </w:rPr>
          <w:t>ends</w:t>
        </w:r>
        <w:r w:rsidR="00547571">
          <w:rPr>
            <w:rFonts w:ascii="Times New Roman" w:hAnsi="Times New Roman" w:cs="Times New Roman"/>
          </w:rPr>
          <w:t xml:space="preserve"> </w:t>
        </w:r>
      </w:ins>
      <w:commentRangeEnd w:id="0"/>
      <w:ins w:id="3" w:author="Lowinger, Nate" w:date="2025-11-23T22:26:00Z" w16du:dateUtc="2025-11-24T04:26:00Z">
        <w:r w:rsidR="00547571">
          <w:rPr>
            <w:rStyle w:val="CommentReference"/>
          </w:rPr>
          <w:commentReference w:id="0"/>
        </w:r>
      </w:ins>
      <w:r>
        <w:rPr>
          <w:rFonts w:ascii="Times New Roman" w:hAnsi="Times New Roman" w:cs="Times New Roman"/>
        </w:rPr>
        <w:t>of the leash</w:t>
      </w:r>
    </w:p>
    <w:p w14:paraId="26CFB8C1" w14:textId="280FFAD0" w:rsidR="009825C8" w:rsidRDefault="00C74297" w:rsidP="004277D8">
      <w:pPr>
        <w:spacing w:line="480" w:lineRule="auto"/>
        <w:rPr>
          <w:rFonts w:ascii="Times New Roman" w:hAnsi="Times New Roman" w:cs="Times New Roman"/>
        </w:rPr>
      </w:pPr>
      <w:r>
        <w:rPr>
          <w:rFonts w:ascii="Times New Roman" w:hAnsi="Times New Roman" w:cs="Times New Roman"/>
        </w:rPr>
        <w:tab/>
        <w:t xml:space="preserve">Throughout human history, </w:t>
      </w:r>
      <w:r w:rsidR="002070ED">
        <w:rPr>
          <w:rFonts w:ascii="Times New Roman" w:hAnsi="Times New Roman" w:cs="Times New Roman"/>
        </w:rPr>
        <w:t>dogs have played many different roles in our societ</w:t>
      </w:r>
      <w:r w:rsidR="00292513">
        <w:rPr>
          <w:rFonts w:ascii="Times New Roman" w:hAnsi="Times New Roman" w:cs="Times New Roman"/>
        </w:rPr>
        <w:t>y</w:t>
      </w:r>
      <w:r w:rsidR="00C538B5">
        <w:rPr>
          <w:rFonts w:ascii="Times New Roman" w:hAnsi="Times New Roman" w:cs="Times New Roman"/>
        </w:rPr>
        <w:t>.</w:t>
      </w:r>
      <w:r w:rsidR="00C35938">
        <w:rPr>
          <w:rFonts w:ascii="Times New Roman" w:hAnsi="Times New Roman" w:cs="Times New Roman"/>
        </w:rPr>
        <w:t xml:space="preserve"> </w:t>
      </w:r>
      <w:r w:rsidR="00C8768F">
        <w:rPr>
          <w:rFonts w:ascii="Times New Roman" w:hAnsi="Times New Roman" w:cs="Times New Roman"/>
        </w:rPr>
        <w:t xml:space="preserve">Some breeds were </w:t>
      </w:r>
      <w:r w:rsidR="00DE2395">
        <w:rPr>
          <w:rFonts w:ascii="Times New Roman" w:hAnsi="Times New Roman" w:cs="Times New Roman"/>
        </w:rPr>
        <w:t xml:space="preserve">specifically developed to guard </w:t>
      </w:r>
      <w:r w:rsidR="00CD5A58">
        <w:rPr>
          <w:rFonts w:ascii="Times New Roman" w:hAnsi="Times New Roman" w:cs="Times New Roman"/>
        </w:rPr>
        <w:t>livestock</w:t>
      </w:r>
      <w:r w:rsidR="00DE2395">
        <w:rPr>
          <w:rFonts w:ascii="Times New Roman" w:hAnsi="Times New Roman" w:cs="Times New Roman"/>
        </w:rPr>
        <w:t>, others to hunt,</w:t>
      </w:r>
      <w:r w:rsidR="00CD5A58">
        <w:rPr>
          <w:rFonts w:ascii="Times New Roman" w:hAnsi="Times New Roman" w:cs="Times New Roman"/>
        </w:rPr>
        <w:t xml:space="preserve"> and others simply as </w:t>
      </w:r>
      <w:r w:rsidR="00661A60">
        <w:rPr>
          <w:rFonts w:ascii="Times New Roman" w:hAnsi="Times New Roman" w:cs="Times New Roman"/>
        </w:rPr>
        <w:t>companions</w:t>
      </w:r>
      <w:r w:rsidR="00CD5A58">
        <w:rPr>
          <w:rFonts w:ascii="Times New Roman" w:hAnsi="Times New Roman" w:cs="Times New Roman"/>
        </w:rPr>
        <w:t>.</w:t>
      </w:r>
      <w:r w:rsidR="00DB004C">
        <w:rPr>
          <w:rFonts w:ascii="Times New Roman" w:hAnsi="Times New Roman" w:cs="Times New Roman"/>
        </w:rPr>
        <w:t xml:space="preserve"> </w:t>
      </w:r>
      <w:r w:rsidR="008A2384">
        <w:rPr>
          <w:rFonts w:ascii="Times New Roman" w:hAnsi="Times New Roman" w:cs="Times New Roman"/>
        </w:rPr>
        <w:t>However,</w:t>
      </w:r>
      <w:r w:rsidR="00570B70">
        <w:rPr>
          <w:rFonts w:ascii="Times New Roman" w:hAnsi="Times New Roman" w:cs="Times New Roman"/>
        </w:rPr>
        <w:t xml:space="preserve"> as society changes, so </w:t>
      </w:r>
      <w:r w:rsidR="00C02880">
        <w:rPr>
          <w:rFonts w:ascii="Times New Roman" w:hAnsi="Times New Roman" w:cs="Times New Roman"/>
        </w:rPr>
        <w:t xml:space="preserve">have our expectations </w:t>
      </w:r>
      <w:r w:rsidR="008A2384">
        <w:rPr>
          <w:rFonts w:ascii="Times New Roman" w:hAnsi="Times New Roman" w:cs="Times New Roman"/>
        </w:rPr>
        <w:t>of dogs. Powerful</w:t>
      </w:r>
      <w:r w:rsidR="00E5199B">
        <w:rPr>
          <w:rFonts w:ascii="Times New Roman" w:hAnsi="Times New Roman" w:cs="Times New Roman"/>
        </w:rPr>
        <w:t xml:space="preserve"> and </w:t>
      </w:r>
      <w:r w:rsidR="00F20D6E">
        <w:rPr>
          <w:rFonts w:ascii="Times New Roman" w:hAnsi="Times New Roman" w:cs="Times New Roman"/>
        </w:rPr>
        <w:t>high-driven</w:t>
      </w:r>
      <w:r w:rsidR="00E5199B">
        <w:rPr>
          <w:rFonts w:ascii="Times New Roman" w:hAnsi="Times New Roman" w:cs="Times New Roman"/>
        </w:rPr>
        <w:t xml:space="preserve"> breeds</w:t>
      </w:r>
      <w:r w:rsidR="00ED2E8B">
        <w:rPr>
          <w:rFonts w:ascii="Times New Roman" w:hAnsi="Times New Roman" w:cs="Times New Roman"/>
        </w:rPr>
        <w:t xml:space="preserve"> that once were bred for intensive physical jobs, are now </w:t>
      </w:r>
      <w:r w:rsidR="0011185C">
        <w:rPr>
          <w:rFonts w:ascii="Times New Roman" w:hAnsi="Times New Roman" w:cs="Times New Roman"/>
        </w:rPr>
        <w:t>living in crowded home</w:t>
      </w:r>
      <w:r w:rsidR="00865676">
        <w:rPr>
          <w:rFonts w:ascii="Times New Roman" w:hAnsi="Times New Roman" w:cs="Times New Roman"/>
        </w:rPr>
        <w:t xml:space="preserve">s and chaotic environments that </w:t>
      </w:r>
      <w:r w:rsidR="00F20D6E">
        <w:rPr>
          <w:rFonts w:ascii="Times New Roman" w:hAnsi="Times New Roman" w:cs="Times New Roman"/>
        </w:rPr>
        <w:t>go</w:t>
      </w:r>
      <w:r w:rsidR="00865676">
        <w:rPr>
          <w:rFonts w:ascii="Times New Roman" w:hAnsi="Times New Roman" w:cs="Times New Roman"/>
        </w:rPr>
        <w:t xml:space="preserve"> against their instinct.</w:t>
      </w:r>
      <w:r w:rsidR="00F20D6E">
        <w:rPr>
          <w:rFonts w:ascii="Times New Roman" w:hAnsi="Times New Roman" w:cs="Times New Roman"/>
        </w:rPr>
        <w:t xml:space="preserve"> At the same time, owning a dog has become more accessible than ever</w:t>
      </w:r>
      <w:r w:rsidR="00F04E4A">
        <w:rPr>
          <w:rFonts w:ascii="Times New Roman" w:hAnsi="Times New Roman" w:cs="Times New Roman"/>
        </w:rPr>
        <w:t xml:space="preserve">, allowing just about anyone to </w:t>
      </w:r>
      <w:r w:rsidR="00A27C4B">
        <w:rPr>
          <w:rFonts w:ascii="Times New Roman" w:hAnsi="Times New Roman" w:cs="Times New Roman"/>
        </w:rPr>
        <w:t xml:space="preserve">obtain any </w:t>
      </w:r>
      <w:r w:rsidR="00422786">
        <w:rPr>
          <w:rFonts w:ascii="Times New Roman" w:hAnsi="Times New Roman" w:cs="Times New Roman"/>
        </w:rPr>
        <w:t xml:space="preserve">dog </w:t>
      </w:r>
      <w:r w:rsidR="00A27C4B">
        <w:rPr>
          <w:rFonts w:ascii="Times New Roman" w:hAnsi="Times New Roman" w:cs="Times New Roman"/>
        </w:rPr>
        <w:t xml:space="preserve">breed they desire. While </w:t>
      </w:r>
      <w:r w:rsidR="00422786">
        <w:rPr>
          <w:rFonts w:ascii="Times New Roman" w:hAnsi="Times New Roman" w:cs="Times New Roman"/>
        </w:rPr>
        <w:t xml:space="preserve">dogs are </w:t>
      </w:r>
      <w:r w:rsidR="00D1228C">
        <w:rPr>
          <w:rFonts w:ascii="Times New Roman" w:hAnsi="Times New Roman" w:cs="Times New Roman"/>
        </w:rPr>
        <w:t>still</w:t>
      </w:r>
      <w:r w:rsidR="00870956">
        <w:rPr>
          <w:rFonts w:ascii="Times New Roman" w:hAnsi="Times New Roman" w:cs="Times New Roman"/>
        </w:rPr>
        <w:t xml:space="preserve"> bel</w:t>
      </w:r>
      <w:r w:rsidR="00713DDD">
        <w:rPr>
          <w:rFonts w:ascii="Times New Roman" w:hAnsi="Times New Roman" w:cs="Times New Roman"/>
        </w:rPr>
        <w:t>oved and</w:t>
      </w:r>
      <w:r w:rsidR="00D1228C">
        <w:rPr>
          <w:rFonts w:ascii="Times New Roman" w:hAnsi="Times New Roman" w:cs="Times New Roman"/>
        </w:rPr>
        <w:t xml:space="preserve"> part of the family, this </w:t>
      </w:r>
      <w:r w:rsidR="00B727F7">
        <w:rPr>
          <w:rFonts w:ascii="Times New Roman" w:hAnsi="Times New Roman" w:cs="Times New Roman"/>
        </w:rPr>
        <w:t xml:space="preserve">freedom has led to </w:t>
      </w:r>
      <w:r w:rsidR="00870956">
        <w:rPr>
          <w:rFonts w:ascii="Times New Roman" w:hAnsi="Times New Roman" w:cs="Times New Roman"/>
        </w:rPr>
        <w:t xml:space="preserve">many </w:t>
      </w:r>
      <w:r w:rsidR="00713DDD">
        <w:rPr>
          <w:rFonts w:ascii="Times New Roman" w:hAnsi="Times New Roman" w:cs="Times New Roman"/>
        </w:rPr>
        <w:t>rising concerns</w:t>
      </w:r>
      <w:r w:rsidR="00293240">
        <w:rPr>
          <w:rFonts w:ascii="Times New Roman" w:hAnsi="Times New Roman" w:cs="Times New Roman"/>
        </w:rPr>
        <w:t xml:space="preserve"> about</w:t>
      </w:r>
      <w:r w:rsidR="00452CF6">
        <w:rPr>
          <w:rFonts w:ascii="Times New Roman" w:hAnsi="Times New Roman" w:cs="Times New Roman"/>
        </w:rPr>
        <w:t xml:space="preserve"> aggression, canine behavior</w:t>
      </w:r>
      <w:r w:rsidR="004F7042">
        <w:rPr>
          <w:rFonts w:ascii="Times New Roman" w:hAnsi="Times New Roman" w:cs="Times New Roman"/>
        </w:rPr>
        <w:t xml:space="preserve">, and many preventable tragedies. Although </w:t>
      </w:r>
      <w:r w:rsidR="00557045">
        <w:rPr>
          <w:rFonts w:ascii="Times New Roman" w:hAnsi="Times New Roman" w:cs="Times New Roman"/>
        </w:rPr>
        <w:t>it is comforting to believe that “it’s all about how you raise them,”</w:t>
      </w:r>
      <w:r w:rsidR="00910FF2">
        <w:rPr>
          <w:rFonts w:ascii="Times New Roman" w:hAnsi="Times New Roman" w:cs="Times New Roman"/>
        </w:rPr>
        <w:t xml:space="preserve"> the truth is often more complicated. Some breeds simply possess stronger instincts and greater physical </w:t>
      </w:r>
      <w:r w:rsidR="006C2E52">
        <w:rPr>
          <w:rFonts w:ascii="Times New Roman" w:hAnsi="Times New Roman" w:cs="Times New Roman"/>
        </w:rPr>
        <w:t>prowess;</w:t>
      </w:r>
      <w:r w:rsidR="00F56F39">
        <w:rPr>
          <w:rFonts w:ascii="Times New Roman" w:hAnsi="Times New Roman" w:cs="Times New Roman"/>
        </w:rPr>
        <w:t xml:space="preserve"> this paired with the lack of </w:t>
      </w:r>
      <w:r w:rsidR="00845864">
        <w:rPr>
          <w:rFonts w:ascii="Times New Roman" w:hAnsi="Times New Roman" w:cs="Times New Roman"/>
        </w:rPr>
        <w:t xml:space="preserve">dog education is </w:t>
      </w:r>
      <w:r w:rsidR="006C2E52">
        <w:rPr>
          <w:rFonts w:ascii="Times New Roman" w:hAnsi="Times New Roman" w:cs="Times New Roman"/>
        </w:rPr>
        <w:t xml:space="preserve">a recipe for disaster. </w:t>
      </w:r>
      <w:r w:rsidR="00A537D1">
        <w:rPr>
          <w:rFonts w:ascii="Times New Roman" w:hAnsi="Times New Roman" w:cs="Times New Roman"/>
        </w:rPr>
        <w:t xml:space="preserve">To </w:t>
      </w:r>
      <w:r w:rsidR="002C6B3B">
        <w:rPr>
          <w:rFonts w:ascii="Times New Roman" w:hAnsi="Times New Roman" w:cs="Times New Roman"/>
        </w:rPr>
        <w:t xml:space="preserve">ensure that both the public and </w:t>
      </w:r>
      <w:r w:rsidR="00A42B03">
        <w:rPr>
          <w:rFonts w:ascii="Times New Roman" w:hAnsi="Times New Roman" w:cs="Times New Roman"/>
        </w:rPr>
        <w:t>the dogs are protected, “powerful” dog breeds should require li</w:t>
      </w:r>
      <w:r w:rsidR="00E971A5">
        <w:rPr>
          <w:rFonts w:ascii="Times New Roman" w:hAnsi="Times New Roman" w:cs="Times New Roman"/>
        </w:rPr>
        <w:t>censing and mandatory training.</w:t>
      </w:r>
    </w:p>
    <w:p w14:paraId="5461BC14" w14:textId="2B62B104" w:rsidR="003F0601" w:rsidRDefault="00B40331" w:rsidP="004277D8">
      <w:pPr>
        <w:spacing w:line="480" w:lineRule="auto"/>
        <w:rPr>
          <w:rFonts w:ascii="Times New Roman" w:hAnsi="Times New Roman" w:cs="Times New Roman"/>
        </w:rPr>
      </w:pPr>
      <w:r>
        <w:rPr>
          <w:rFonts w:ascii="Times New Roman" w:hAnsi="Times New Roman" w:cs="Times New Roman"/>
        </w:rPr>
        <w:tab/>
      </w:r>
      <w:r w:rsidR="009D4F97">
        <w:rPr>
          <w:rFonts w:ascii="Times New Roman" w:hAnsi="Times New Roman" w:cs="Times New Roman"/>
        </w:rPr>
        <w:t xml:space="preserve">Genetics plays </w:t>
      </w:r>
      <w:r w:rsidR="004D3F7E">
        <w:rPr>
          <w:rFonts w:ascii="Times New Roman" w:hAnsi="Times New Roman" w:cs="Times New Roman"/>
        </w:rPr>
        <w:t>a significant role in shaping a dog’s behavior and personality, more so especially in powerful or high</w:t>
      </w:r>
      <w:r w:rsidR="007B77FE">
        <w:rPr>
          <w:rFonts w:ascii="Times New Roman" w:hAnsi="Times New Roman" w:cs="Times New Roman"/>
        </w:rPr>
        <w:t xml:space="preserve">-drive breeds. While no dog is “born bad”, </w:t>
      </w:r>
      <w:r w:rsidR="00446B17">
        <w:rPr>
          <w:rFonts w:ascii="Times New Roman" w:hAnsi="Times New Roman" w:cs="Times New Roman"/>
        </w:rPr>
        <w:t xml:space="preserve">some breeds possess inherited traits that make them more prone to </w:t>
      </w:r>
      <w:r w:rsidR="00ED05EE">
        <w:rPr>
          <w:rFonts w:ascii="Times New Roman" w:hAnsi="Times New Roman" w:cs="Times New Roman"/>
        </w:rPr>
        <w:t>territorial, predatory, or fear-based aggression.</w:t>
      </w:r>
      <w:r w:rsidR="003C210F">
        <w:rPr>
          <w:rFonts w:ascii="Times New Roman" w:hAnsi="Times New Roman" w:cs="Times New Roman"/>
        </w:rPr>
        <w:t xml:space="preserve"> </w:t>
      </w:r>
      <w:r w:rsidR="003C210F">
        <w:rPr>
          <w:rFonts w:ascii="Times New Roman" w:hAnsi="Times New Roman" w:cs="Times New Roman"/>
        </w:rPr>
        <w:lastRenderedPageBreak/>
        <w:t xml:space="preserve">When these genetic predispositions are combined with emotional triggers such fear, frustration, or anxiety, the chance of an aggressive response </w:t>
      </w:r>
      <w:commentRangeStart w:id="4"/>
      <w:r w:rsidR="003C210F">
        <w:rPr>
          <w:rFonts w:ascii="Times New Roman" w:hAnsi="Times New Roman" w:cs="Times New Roman"/>
        </w:rPr>
        <w:t>increase</w:t>
      </w:r>
      <w:commentRangeEnd w:id="4"/>
      <w:r w:rsidR="00547571">
        <w:rPr>
          <w:rStyle w:val="CommentReference"/>
        </w:rPr>
        <w:commentReference w:id="4"/>
      </w:r>
      <w:r w:rsidR="003C210F">
        <w:rPr>
          <w:rFonts w:ascii="Times New Roman" w:hAnsi="Times New Roman" w:cs="Times New Roman"/>
        </w:rPr>
        <w:t xml:space="preserve">. </w:t>
      </w:r>
      <w:r w:rsidR="00ED05EE">
        <w:rPr>
          <w:rFonts w:ascii="Times New Roman" w:hAnsi="Times New Roman" w:cs="Times New Roman"/>
        </w:rPr>
        <w:t xml:space="preserve"> </w:t>
      </w:r>
      <w:r w:rsidR="00564166">
        <w:rPr>
          <w:rFonts w:ascii="Times New Roman" w:hAnsi="Times New Roman" w:cs="Times New Roman"/>
        </w:rPr>
        <w:t xml:space="preserve">In a peer-reviewed </w:t>
      </w:r>
      <w:r w:rsidR="00192BD1">
        <w:rPr>
          <w:rFonts w:ascii="Times New Roman" w:hAnsi="Times New Roman" w:cs="Times New Roman"/>
        </w:rPr>
        <w:t xml:space="preserve">study on canine aggression and predatory behavior, </w:t>
      </w:r>
      <w:proofErr w:type="spellStart"/>
      <w:r w:rsidR="00192BD1">
        <w:rPr>
          <w:rFonts w:ascii="Times New Roman" w:hAnsi="Times New Roman" w:cs="Times New Roman"/>
        </w:rPr>
        <w:t>Serenella</w:t>
      </w:r>
      <w:proofErr w:type="spellEnd"/>
      <w:r w:rsidR="00192BD1">
        <w:rPr>
          <w:rFonts w:ascii="Times New Roman" w:hAnsi="Times New Roman" w:cs="Times New Roman"/>
        </w:rPr>
        <w:t xml:space="preserve"> </w:t>
      </w:r>
      <w:proofErr w:type="spellStart"/>
      <w:r w:rsidR="00192BD1">
        <w:rPr>
          <w:rFonts w:ascii="Times New Roman" w:hAnsi="Times New Roman" w:cs="Times New Roman"/>
        </w:rPr>
        <w:t>d’Ingeo</w:t>
      </w:r>
      <w:proofErr w:type="spellEnd"/>
      <w:r w:rsidR="00192BD1">
        <w:rPr>
          <w:rFonts w:ascii="Times New Roman" w:hAnsi="Times New Roman" w:cs="Times New Roman"/>
        </w:rPr>
        <w:t xml:space="preserve"> and her colleagues explains that</w:t>
      </w:r>
      <w:r w:rsidR="00B07071">
        <w:rPr>
          <w:rFonts w:ascii="Times New Roman" w:hAnsi="Times New Roman" w:cs="Times New Roman"/>
        </w:rPr>
        <w:t xml:space="preserve">, </w:t>
      </w:r>
      <w:r w:rsidR="003658D2">
        <w:rPr>
          <w:rFonts w:ascii="Times New Roman" w:hAnsi="Times New Roman" w:cs="Times New Roman"/>
        </w:rPr>
        <w:t>“</w:t>
      </w:r>
      <w:r w:rsidR="003658D2" w:rsidRPr="003658D2">
        <w:rPr>
          <w:rFonts w:ascii="Times New Roman" w:hAnsi="Times New Roman" w:cs="Times New Roman"/>
        </w:rPr>
        <w:t xml:space="preserve">In other words, when a border collie is experiencing a high arousal increase (related to stress or frustration) it could be likely that it engages in chasing objects or other individuals, whereas </w:t>
      </w:r>
      <w:r w:rsidR="00A629AD">
        <w:rPr>
          <w:rFonts w:ascii="Times New Roman" w:hAnsi="Times New Roman" w:cs="Times New Roman"/>
        </w:rPr>
        <w:t>‘</w:t>
      </w:r>
      <w:r w:rsidR="003658D2" w:rsidRPr="003658D2">
        <w:rPr>
          <w:rFonts w:ascii="Times New Roman" w:hAnsi="Times New Roman" w:cs="Times New Roman"/>
        </w:rPr>
        <w:t>fighting dog breeds</w:t>
      </w:r>
      <w:r w:rsidR="00A629AD">
        <w:rPr>
          <w:rFonts w:ascii="Times New Roman" w:hAnsi="Times New Roman" w:cs="Times New Roman"/>
        </w:rPr>
        <w:t>’</w:t>
      </w:r>
      <w:r w:rsidR="003658D2" w:rsidRPr="003658D2">
        <w:rPr>
          <w:rFonts w:ascii="Times New Roman" w:hAnsi="Times New Roman" w:cs="Times New Roman"/>
        </w:rPr>
        <w:t xml:space="preserve"> might direct predatory bites towards objects, conspecifics and even humans</w:t>
      </w:r>
      <w:r w:rsidR="003658D2">
        <w:rPr>
          <w:rFonts w:ascii="Times New Roman" w:hAnsi="Times New Roman" w:cs="Times New Roman"/>
        </w:rPr>
        <w:t>” (</w:t>
      </w:r>
      <w:commentRangeStart w:id="5"/>
      <w:proofErr w:type="spellStart"/>
      <w:r w:rsidR="00DF7FF2">
        <w:rPr>
          <w:rFonts w:ascii="Times New Roman" w:hAnsi="Times New Roman" w:cs="Times New Roman"/>
        </w:rPr>
        <w:t>d’ingeo</w:t>
      </w:r>
      <w:proofErr w:type="spellEnd"/>
      <w:r w:rsidR="00DF7FF2">
        <w:rPr>
          <w:rFonts w:ascii="Times New Roman" w:hAnsi="Times New Roman" w:cs="Times New Roman"/>
        </w:rPr>
        <w:t xml:space="preserve"> </w:t>
      </w:r>
      <w:commentRangeEnd w:id="5"/>
      <w:r w:rsidR="00547571">
        <w:rPr>
          <w:rStyle w:val="CommentReference"/>
        </w:rPr>
        <w:commentReference w:id="5"/>
      </w:r>
      <w:r w:rsidR="00DF7FF2">
        <w:rPr>
          <w:rFonts w:ascii="Times New Roman" w:hAnsi="Times New Roman" w:cs="Times New Roman"/>
        </w:rPr>
        <w:t>et al.).</w:t>
      </w:r>
      <w:r w:rsidR="005B7ACD">
        <w:rPr>
          <w:rFonts w:ascii="Times New Roman" w:hAnsi="Times New Roman" w:cs="Times New Roman"/>
        </w:rPr>
        <w:t xml:space="preserve"> T</w:t>
      </w:r>
      <w:r w:rsidR="00A72768">
        <w:rPr>
          <w:rFonts w:ascii="Times New Roman" w:hAnsi="Times New Roman" w:cs="Times New Roman"/>
        </w:rPr>
        <w:t>hrough selective breeding,</w:t>
      </w:r>
      <w:r w:rsidR="00C1282B">
        <w:rPr>
          <w:rFonts w:ascii="Times New Roman" w:hAnsi="Times New Roman" w:cs="Times New Roman"/>
        </w:rPr>
        <w:t xml:space="preserve"> </w:t>
      </w:r>
      <w:r w:rsidR="00A72768">
        <w:rPr>
          <w:rFonts w:ascii="Times New Roman" w:hAnsi="Times New Roman" w:cs="Times New Roman"/>
        </w:rPr>
        <w:t>g</w:t>
      </w:r>
      <w:r w:rsidR="00723BE5">
        <w:rPr>
          <w:rFonts w:ascii="Times New Roman" w:hAnsi="Times New Roman" w:cs="Times New Roman"/>
        </w:rPr>
        <w:t xml:space="preserve">uarding breeds may react defensively </w:t>
      </w:r>
      <w:r w:rsidR="00606D5E">
        <w:rPr>
          <w:rFonts w:ascii="Times New Roman" w:hAnsi="Times New Roman" w:cs="Times New Roman"/>
        </w:rPr>
        <w:t xml:space="preserve">when they perceive </w:t>
      </w:r>
      <w:r w:rsidR="00DF720C">
        <w:rPr>
          <w:rFonts w:ascii="Times New Roman" w:hAnsi="Times New Roman" w:cs="Times New Roman"/>
        </w:rPr>
        <w:t>humans</w:t>
      </w:r>
      <w:r w:rsidR="00606D5E">
        <w:rPr>
          <w:rFonts w:ascii="Times New Roman" w:hAnsi="Times New Roman" w:cs="Times New Roman"/>
        </w:rPr>
        <w:t xml:space="preserve"> as a threat to their territory, w</w:t>
      </w:r>
      <w:r w:rsidR="00323B02">
        <w:rPr>
          <w:rFonts w:ascii="Times New Roman" w:hAnsi="Times New Roman" w:cs="Times New Roman"/>
        </w:rPr>
        <w:t>hile</w:t>
      </w:r>
      <w:r w:rsidR="00606D5E">
        <w:rPr>
          <w:rFonts w:ascii="Times New Roman" w:hAnsi="Times New Roman" w:cs="Times New Roman"/>
        </w:rPr>
        <w:t xml:space="preserve"> herding or working </w:t>
      </w:r>
      <w:r w:rsidR="00323B02">
        <w:rPr>
          <w:rFonts w:ascii="Times New Roman" w:hAnsi="Times New Roman" w:cs="Times New Roman"/>
        </w:rPr>
        <w:t xml:space="preserve">breeds may </w:t>
      </w:r>
      <w:r w:rsidR="00726E88">
        <w:rPr>
          <w:rFonts w:ascii="Times New Roman" w:hAnsi="Times New Roman" w:cs="Times New Roman"/>
        </w:rPr>
        <w:t xml:space="preserve">instinctively chase fast moving </w:t>
      </w:r>
      <w:r w:rsidR="003F0601">
        <w:rPr>
          <w:rFonts w:ascii="Times New Roman" w:hAnsi="Times New Roman" w:cs="Times New Roman"/>
        </w:rPr>
        <w:t>children</w:t>
      </w:r>
      <w:r w:rsidR="00726E88">
        <w:rPr>
          <w:rFonts w:ascii="Times New Roman" w:hAnsi="Times New Roman" w:cs="Times New Roman"/>
        </w:rPr>
        <w:t xml:space="preserve"> or animals.</w:t>
      </w:r>
      <w:r w:rsidR="00CC7E03">
        <w:rPr>
          <w:rFonts w:ascii="Times New Roman" w:hAnsi="Times New Roman" w:cs="Times New Roman"/>
        </w:rPr>
        <w:t xml:space="preserve"> </w:t>
      </w:r>
      <w:r w:rsidR="009F5956">
        <w:rPr>
          <w:rFonts w:ascii="Times New Roman" w:hAnsi="Times New Roman" w:cs="Times New Roman"/>
        </w:rPr>
        <w:t>These instinctual behaviors</w:t>
      </w:r>
      <w:r w:rsidR="0047240C">
        <w:rPr>
          <w:rFonts w:ascii="Times New Roman" w:hAnsi="Times New Roman" w:cs="Times New Roman"/>
        </w:rPr>
        <w:t xml:space="preserve"> are useful for farm work, protection and hunting, but </w:t>
      </w:r>
      <w:r w:rsidR="009E17D2">
        <w:rPr>
          <w:rFonts w:ascii="Times New Roman" w:hAnsi="Times New Roman" w:cs="Times New Roman"/>
        </w:rPr>
        <w:t xml:space="preserve">in city life, they can easily become mismanaged </w:t>
      </w:r>
      <w:r w:rsidR="0077226E">
        <w:rPr>
          <w:rFonts w:ascii="Times New Roman" w:hAnsi="Times New Roman" w:cs="Times New Roman"/>
        </w:rPr>
        <w:t xml:space="preserve">and wrongly interpreted. </w:t>
      </w:r>
      <w:r w:rsidR="009F5956">
        <w:rPr>
          <w:rFonts w:ascii="Times New Roman" w:hAnsi="Times New Roman" w:cs="Times New Roman"/>
        </w:rPr>
        <w:t xml:space="preserve">In another </w:t>
      </w:r>
      <w:r w:rsidR="00AB6051">
        <w:rPr>
          <w:rFonts w:ascii="Times New Roman" w:hAnsi="Times New Roman" w:cs="Times New Roman"/>
        </w:rPr>
        <w:t xml:space="preserve">peer reviewed </w:t>
      </w:r>
      <w:r w:rsidR="00FD3A13">
        <w:rPr>
          <w:rFonts w:ascii="Times New Roman" w:hAnsi="Times New Roman" w:cs="Times New Roman"/>
        </w:rPr>
        <w:t>study</w:t>
      </w:r>
      <w:r w:rsidR="00AB6051">
        <w:rPr>
          <w:rFonts w:ascii="Times New Roman" w:hAnsi="Times New Roman" w:cs="Times New Roman"/>
        </w:rPr>
        <w:t xml:space="preserve">, </w:t>
      </w:r>
      <w:r w:rsidR="00E1688B">
        <w:rPr>
          <w:rFonts w:ascii="Times New Roman" w:hAnsi="Times New Roman" w:cs="Times New Roman"/>
        </w:rPr>
        <w:t xml:space="preserve">Joanna </w:t>
      </w:r>
      <w:proofErr w:type="spellStart"/>
      <w:r w:rsidR="00E1688B">
        <w:rPr>
          <w:rFonts w:ascii="Times New Roman" w:hAnsi="Times New Roman" w:cs="Times New Roman"/>
        </w:rPr>
        <w:t>Shnookal</w:t>
      </w:r>
      <w:proofErr w:type="spellEnd"/>
      <w:r w:rsidR="00E1688B">
        <w:rPr>
          <w:rFonts w:ascii="Times New Roman" w:hAnsi="Times New Roman" w:cs="Times New Roman"/>
        </w:rPr>
        <w:t xml:space="preserve"> and her peers </w:t>
      </w:r>
      <w:r w:rsidR="00E923AE">
        <w:rPr>
          <w:rFonts w:ascii="Times New Roman" w:hAnsi="Times New Roman" w:cs="Times New Roman"/>
        </w:rPr>
        <w:t>noted that “</w:t>
      </w:r>
      <w:r w:rsidR="00EB6FF7" w:rsidRPr="00EB6FF7">
        <w:rPr>
          <w:rFonts w:ascii="Times New Roman" w:hAnsi="Times New Roman" w:cs="Times New Roman"/>
        </w:rPr>
        <w:t xml:space="preserve">Furthermore, genetic research has found associations between specific genes and aggressive </w:t>
      </w:r>
      <w:proofErr w:type="spellStart"/>
      <w:r w:rsidR="00EB6FF7" w:rsidRPr="00EB6FF7">
        <w:rPr>
          <w:rFonts w:ascii="Times New Roman" w:hAnsi="Times New Roman" w:cs="Times New Roman"/>
        </w:rPr>
        <w:t>behaviours</w:t>
      </w:r>
      <w:proofErr w:type="spellEnd"/>
      <w:r w:rsidR="00EB6FF7">
        <w:rPr>
          <w:rFonts w:ascii="Times New Roman" w:hAnsi="Times New Roman" w:cs="Times New Roman"/>
        </w:rPr>
        <w:t>” (</w:t>
      </w:r>
      <w:proofErr w:type="spellStart"/>
      <w:r w:rsidR="00EB6FF7">
        <w:rPr>
          <w:rFonts w:ascii="Times New Roman" w:hAnsi="Times New Roman" w:cs="Times New Roman"/>
        </w:rPr>
        <w:t>Shnookal</w:t>
      </w:r>
      <w:proofErr w:type="spellEnd"/>
      <w:r w:rsidR="00EB6FF7">
        <w:rPr>
          <w:rFonts w:ascii="Times New Roman" w:hAnsi="Times New Roman" w:cs="Times New Roman"/>
        </w:rPr>
        <w:t xml:space="preserve"> et al</w:t>
      </w:r>
      <w:r w:rsidR="00FC108F">
        <w:rPr>
          <w:rFonts w:ascii="Times New Roman" w:hAnsi="Times New Roman" w:cs="Times New Roman"/>
        </w:rPr>
        <w:t xml:space="preserve">.). </w:t>
      </w:r>
      <w:r w:rsidR="00C70083">
        <w:rPr>
          <w:rFonts w:ascii="Times New Roman" w:hAnsi="Times New Roman" w:cs="Times New Roman"/>
        </w:rPr>
        <w:t>T</w:t>
      </w:r>
      <w:r w:rsidR="00115CC7">
        <w:rPr>
          <w:rFonts w:ascii="Times New Roman" w:hAnsi="Times New Roman" w:cs="Times New Roman"/>
        </w:rPr>
        <w:t xml:space="preserve">his means that certain </w:t>
      </w:r>
      <w:r w:rsidR="00F85838">
        <w:rPr>
          <w:rFonts w:ascii="Times New Roman" w:hAnsi="Times New Roman" w:cs="Times New Roman"/>
        </w:rPr>
        <w:t xml:space="preserve">breeds are inherently </w:t>
      </w:r>
      <w:r w:rsidR="00F86108">
        <w:rPr>
          <w:rFonts w:ascii="Times New Roman" w:hAnsi="Times New Roman" w:cs="Times New Roman"/>
        </w:rPr>
        <w:t>biologically predisposed to certain reaction</w:t>
      </w:r>
      <w:r w:rsidR="00321B00">
        <w:rPr>
          <w:rFonts w:ascii="Times New Roman" w:hAnsi="Times New Roman" w:cs="Times New Roman"/>
        </w:rPr>
        <w:t>s.</w:t>
      </w:r>
      <w:r w:rsidR="003F3D8F">
        <w:rPr>
          <w:rFonts w:ascii="Times New Roman" w:hAnsi="Times New Roman" w:cs="Times New Roman"/>
        </w:rPr>
        <w:t xml:space="preserve"> Furthermore, Nina, one of</w:t>
      </w:r>
      <w:r w:rsidR="007251F3">
        <w:rPr>
          <w:rFonts w:ascii="Times New Roman" w:hAnsi="Times New Roman" w:cs="Times New Roman"/>
        </w:rPr>
        <w:t xml:space="preserve"> the ten professional dog </w:t>
      </w:r>
      <w:r w:rsidR="00F062B9">
        <w:rPr>
          <w:rFonts w:ascii="Times New Roman" w:hAnsi="Times New Roman" w:cs="Times New Roman"/>
        </w:rPr>
        <w:t xml:space="preserve">trainers within </w:t>
      </w:r>
      <w:proofErr w:type="spellStart"/>
      <w:r w:rsidR="00524D66">
        <w:rPr>
          <w:rFonts w:ascii="Times New Roman" w:hAnsi="Times New Roman" w:cs="Times New Roman"/>
        </w:rPr>
        <w:t>Shnookal’s</w:t>
      </w:r>
      <w:proofErr w:type="spellEnd"/>
      <w:r w:rsidR="00524D66">
        <w:rPr>
          <w:rFonts w:ascii="Times New Roman" w:hAnsi="Times New Roman" w:cs="Times New Roman"/>
        </w:rPr>
        <w:t xml:space="preserve"> study</w:t>
      </w:r>
      <w:r w:rsidR="007251F3">
        <w:rPr>
          <w:rFonts w:ascii="Times New Roman" w:hAnsi="Times New Roman" w:cs="Times New Roman"/>
        </w:rPr>
        <w:t>,</w:t>
      </w:r>
      <w:r w:rsidR="006F6E67">
        <w:rPr>
          <w:rFonts w:ascii="Times New Roman" w:hAnsi="Times New Roman" w:cs="Times New Roman"/>
        </w:rPr>
        <w:t xml:space="preserve"> </w:t>
      </w:r>
      <w:r w:rsidR="00553DE9">
        <w:rPr>
          <w:rFonts w:ascii="Times New Roman" w:hAnsi="Times New Roman" w:cs="Times New Roman"/>
        </w:rPr>
        <w:t xml:space="preserve">explained that </w:t>
      </w:r>
      <w:r w:rsidR="006F6E67">
        <w:rPr>
          <w:rFonts w:ascii="Times New Roman" w:hAnsi="Times New Roman" w:cs="Times New Roman"/>
        </w:rPr>
        <w:t>when ask about genetic component to</w:t>
      </w:r>
      <w:r w:rsidR="009D33D6">
        <w:rPr>
          <w:rFonts w:ascii="Times New Roman" w:hAnsi="Times New Roman" w:cs="Times New Roman"/>
        </w:rPr>
        <w:t xml:space="preserve"> on-lead dog aggressive behavior</w:t>
      </w:r>
      <w:r w:rsidR="00F062B9">
        <w:rPr>
          <w:rFonts w:ascii="Times New Roman" w:hAnsi="Times New Roman" w:cs="Times New Roman"/>
        </w:rPr>
        <w:t xml:space="preserve">, </w:t>
      </w:r>
      <w:r w:rsidR="007251F3" w:rsidRPr="007251F3">
        <w:rPr>
          <w:rFonts w:ascii="Times New Roman" w:hAnsi="Times New Roman" w:cs="Times New Roman"/>
        </w:rPr>
        <w:t>"even from literally, 8 to 10 weeks of age. But from the first dog they see they’re already showing reactivity. So, genetics seems to be a massive component.</w:t>
      </w:r>
      <w:r w:rsidR="007251F3">
        <w:rPr>
          <w:rFonts w:ascii="Times New Roman" w:hAnsi="Times New Roman" w:cs="Times New Roman"/>
        </w:rPr>
        <w:t>”</w:t>
      </w:r>
      <w:r w:rsidR="00F062B9">
        <w:rPr>
          <w:rFonts w:ascii="Times New Roman" w:hAnsi="Times New Roman" w:cs="Times New Roman"/>
        </w:rPr>
        <w:t>.</w:t>
      </w:r>
      <w:r w:rsidR="00C86C96">
        <w:rPr>
          <w:rFonts w:ascii="Times New Roman" w:hAnsi="Times New Roman" w:cs="Times New Roman"/>
        </w:rPr>
        <w:t xml:space="preserve"> Both these quotes from </w:t>
      </w:r>
      <w:proofErr w:type="spellStart"/>
      <w:r w:rsidR="00AD59BD" w:rsidRPr="00AD59BD">
        <w:rPr>
          <w:rFonts w:ascii="Times New Roman" w:hAnsi="Times New Roman" w:cs="Times New Roman"/>
        </w:rPr>
        <w:t>Shnookal</w:t>
      </w:r>
      <w:proofErr w:type="spellEnd"/>
      <w:r w:rsidR="00AD59BD" w:rsidRPr="00AD59BD">
        <w:rPr>
          <w:rFonts w:ascii="Times New Roman" w:hAnsi="Times New Roman" w:cs="Times New Roman"/>
        </w:rPr>
        <w:t xml:space="preserve"> </w:t>
      </w:r>
      <w:commentRangeStart w:id="6"/>
      <w:r w:rsidR="00AD59BD" w:rsidRPr="00AD59BD">
        <w:rPr>
          <w:rFonts w:ascii="Times New Roman" w:hAnsi="Times New Roman" w:cs="Times New Roman"/>
        </w:rPr>
        <w:t>et al</w:t>
      </w:r>
      <w:commentRangeEnd w:id="6"/>
      <w:r w:rsidR="00547571">
        <w:rPr>
          <w:rStyle w:val="CommentReference"/>
        </w:rPr>
        <w:commentReference w:id="6"/>
      </w:r>
      <w:r w:rsidR="00AD59BD" w:rsidRPr="00AD59BD">
        <w:rPr>
          <w:rFonts w:ascii="Times New Roman" w:hAnsi="Times New Roman" w:cs="Times New Roman"/>
        </w:rPr>
        <w:t>.’s study</w:t>
      </w:r>
      <w:r w:rsidR="00FB24A8">
        <w:rPr>
          <w:rFonts w:ascii="Times New Roman" w:hAnsi="Times New Roman" w:cs="Times New Roman"/>
        </w:rPr>
        <w:t xml:space="preserve"> </w:t>
      </w:r>
      <w:r w:rsidR="008716EC">
        <w:rPr>
          <w:rFonts w:ascii="Times New Roman" w:hAnsi="Times New Roman" w:cs="Times New Roman"/>
        </w:rPr>
        <w:t>show</w:t>
      </w:r>
      <w:r w:rsidR="00CD521E">
        <w:rPr>
          <w:rFonts w:ascii="Times New Roman" w:hAnsi="Times New Roman" w:cs="Times New Roman"/>
        </w:rPr>
        <w:t xml:space="preserve"> that a dog’s behavior is </w:t>
      </w:r>
      <w:r w:rsidR="008716EC">
        <w:rPr>
          <w:rFonts w:ascii="Times New Roman" w:hAnsi="Times New Roman" w:cs="Times New Roman"/>
        </w:rPr>
        <w:t>influenced</w:t>
      </w:r>
      <w:r w:rsidR="00CD521E">
        <w:rPr>
          <w:rFonts w:ascii="Times New Roman" w:hAnsi="Times New Roman" w:cs="Times New Roman"/>
        </w:rPr>
        <w:t xml:space="preserve"> </w:t>
      </w:r>
      <w:r w:rsidR="001019FD">
        <w:rPr>
          <w:rFonts w:ascii="Times New Roman" w:hAnsi="Times New Roman" w:cs="Times New Roman"/>
        </w:rPr>
        <w:t xml:space="preserve">not just by how they’re raised, but also through hundreds of </w:t>
      </w:r>
      <w:r w:rsidR="008716EC">
        <w:rPr>
          <w:rFonts w:ascii="Times New Roman" w:hAnsi="Times New Roman" w:cs="Times New Roman"/>
        </w:rPr>
        <w:t xml:space="preserve">years of selective breeding. </w:t>
      </w:r>
      <w:commentRangeStart w:id="7"/>
      <w:r w:rsidR="00F7719C">
        <w:rPr>
          <w:rFonts w:ascii="Times New Roman" w:hAnsi="Times New Roman" w:cs="Times New Roman"/>
        </w:rPr>
        <w:t>Although genetics does play a major role in how a dog’s temperament, it does not guarantee aggression</w:t>
      </w:r>
      <w:r w:rsidR="00530507">
        <w:rPr>
          <w:rFonts w:ascii="Times New Roman" w:hAnsi="Times New Roman" w:cs="Times New Roman"/>
        </w:rPr>
        <w:t xml:space="preserve">, but it does mean that powerful breeds require more </w:t>
      </w:r>
      <w:r w:rsidR="00AD1F18">
        <w:rPr>
          <w:rFonts w:ascii="Times New Roman" w:hAnsi="Times New Roman" w:cs="Times New Roman"/>
        </w:rPr>
        <w:t>knowledgeable, consistent, and confident owners.</w:t>
      </w:r>
      <w:r w:rsidR="00E634C7">
        <w:rPr>
          <w:rFonts w:ascii="Times New Roman" w:hAnsi="Times New Roman" w:cs="Times New Roman"/>
        </w:rPr>
        <w:t xml:space="preserve"> </w:t>
      </w:r>
      <w:commentRangeEnd w:id="7"/>
      <w:r w:rsidR="00547571">
        <w:rPr>
          <w:rStyle w:val="CommentReference"/>
        </w:rPr>
        <w:commentReference w:id="7"/>
      </w:r>
      <w:r w:rsidR="00E634C7">
        <w:rPr>
          <w:rFonts w:ascii="Times New Roman" w:hAnsi="Times New Roman" w:cs="Times New Roman"/>
        </w:rPr>
        <w:t xml:space="preserve">Without </w:t>
      </w:r>
      <w:r w:rsidR="005470E1">
        <w:rPr>
          <w:rFonts w:ascii="Times New Roman" w:hAnsi="Times New Roman" w:cs="Times New Roman"/>
        </w:rPr>
        <w:t>proper</w:t>
      </w:r>
      <w:r w:rsidR="00E634C7">
        <w:rPr>
          <w:rFonts w:ascii="Times New Roman" w:hAnsi="Times New Roman" w:cs="Times New Roman"/>
        </w:rPr>
        <w:t xml:space="preserve"> training and socialization,</w:t>
      </w:r>
      <w:r w:rsidR="00E339E6">
        <w:rPr>
          <w:rFonts w:ascii="Times New Roman" w:hAnsi="Times New Roman" w:cs="Times New Roman"/>
        </w:rPr>
        <w:t xml:space="preserve"> these instinct driven tendencies often escalate.</w:t>
      </w:r>
      <w:r w:rsidR="00827CE8">
        <w:rPr>
          <w:rFonts w:ascii="Times New Roman" w:hAnsi="Times New Roman" w:cs="Times New Roman"/>
        </w:rPr>
        <w:t xml:space="preserve"> </w:t>
      </w:r>
      <w:r w:rsidR="005470E1">
        <w:rPr>
          <w:rFonts w:ascii="Times New Roman" w:hAnsi="Times New Roman" w:cs="Times New Roman"/>
        </w:rPr>
        <w:t xml:space="preserve">Mandatory </w:t>
      </w:r>
      <w:r w:rsidR="005470E1">
        <w:rPr>
          <w:rFonts w:ascii="Times New Roman" w:hAnsi="Times New Roman" w:cs="Times New Roman"/>
        </w:rPr>
        <w:lastRenderedPageBreak/>
        <w:t xml:space="preserve">licensing and training </w:t>
      </w:r>
      <w:r w:rsidR="00AD632B">
        <w:rPr>
          <w:rFonts w:ascii="Times New Roman" w:hAnsi="Times New Roman" w:cs="Times New Roman"/>
        </w:rPr>
        <w:t xml:space="preserve">would help to ensure that owners </w:t>
      </w:r>
      <w:r w:rsidR="006945A8">
        <w:rPr>
          <w:rFonts w:ascii="Times New Roman" w:hAnsi="Times New Roman" w:cs="Times New Roman"/>
        </w:rPr>
        <w:t>understand the hereditary traits of their dogs</w:t>
      </w:r>
      <w:r w:rsidR="00416D9F">
        <w:rPr>
          <w:rFonts w:ascii="Times New Roman" w:hAnsi="Times New Roman" w:cs="Times New Roman"/>
        </w:rPr>
        <w:t xml:space="preserve"> and are able to provide the appropriate outlets for their </w:t>
      </w:r>
      <w:r w:rsidR="00320D7A">
        <w:rPr>
          <w:rFonts w:ascii="Times New Roman" w:hAnsi="Times New Roman" w:cs="Times New Roman"/>
        </w:rPr>
        <w:t>high energy.</w:t>
      </w:r>
    </w:p>
    <w:p w14:paraId="0263E303" w14:textId="12399412" w:rsidR="00E13F81" w:rsidRDefault="0032369D" w:rsidP="00E13F81">
      <w:pPr>
        <w:spacing w:line="480" w:lineRule="auto"/>
      </w:pPr>
      <w:r>
        <w:rPr>
          <w:rFonts w:ascii="Times New Roman" w:hAnsi="Times New Roman" w:cs="Times New Roman"/>
        </w:rPr>
        <w:tab/>
      </w:r>
      <w:r w:rsidR="00364143">
        <w:rPr>
          <w:rFonts w:ascii="Times New Roman" w:hAnsi="Times New Roman" w:cs="Times New Roman"/>
        </w:rPr>
        <w:t>Accountability and regulation are essential to prevent dog bites incidents, especially in powerful or high</w:t>
      </w:r>
      <w:r w:rsidR="0039094C">
        <w:rPr>
          <w:rFonts w:ascii="Times New Roman" w:hAnsi="Times New Roman" w:cs="Times New Roman"/>
        </w:rPr>
        <w:t xml:space="preserve">-drive breeds. The American Veterinary Medical Association (AVMA) </w:t>
      </w:r>
      <w:r w:rsidR="00254C46">
        <w:rPr>
          <w:rFonts w:ascii="Times New Roman" w:hAnsi="Times New Roman" w:cs="Times New Roman"/>
        </w:rPr>
        <w:t xml:space="preserve">strongly </w:t>
      </w:r>
      <w:r w:rsidR="00197628">
        <w:rPr>
          <w:rFonts w:ascii="Times New Roman" w:hAnsi="Times New Roman" w:cs="Times New Roman"/>
        </w:rPr>
        <w:t>oppose breed legislative laws</w:t>
      </w:r>
      <w:r w:rsidR="00374538">
        <w:rPr>
          <w:rFonts w:ascii="Times New Roman" w:hAnsi="Times New Roman" w:cs="Times New Roman"/>
        </w:rPr>
        <w:t xml:space="preserve"> (BSL)</w:t>
      </w:r>
      <w:r w:rsidR="00197628">
        <w:rPr>
          <w:rFonts w:ascii="Times New Roman" w:hAnsi="Times New Roman" w:cs="Times New Roman"/>
        </w:rPr>
        <w:t>, the banning of certain breeds</w:t>
      </w:r>
      <w:r w:rsidR="00B81BCB">
        <w:rPr>
          <w:rFonts w:ascii="Times New Roman" w:hAnsi="Times New Roman" w:cs="Times New Roman"/>
        </w:rPr>
        <w:t xml:space="preserve">. In their article, </w:t>
      </w:r>
      <w:r w:rsidR="00EA2F40">
        <w:t>“Why Breed-Specific Legislation Is Not the Answer</w:t>
      </w:r>
      <w:r w:rsidR="00D44E78">
        <w:t>,</w:t>
      </w:r>
      <w:r w:rsidR="00EA2F40">
        <w:t>”</w:t>
      </w:r>
      <w:r w:rsidR="00D44E78">
        <w:t xml:space="preserve"> the AVMA argues that </w:t>
      </w:r>
      <w:r w:rsidR="00FE094D">
        <w:t xml:space="preserve">any dog </w:t>
      </w:r>
      <w:proofErr w:type="gramStart"/>
      <w:r w:rsidR="00FE094D">
        <w:t>is capable of biting</w:t>
      </w:r>
      <w:proofErr w:type="gramEnd"/>
      <w:r w:rsidR="00FE094D">
        <w:t xml:space="preserve"> and that the severity of an attack depends more on the dog’s history, handling, and </w:t>
      </w:r>
      <w:r w:rsidR="005361E9">
        <w:t xml:space="preserve">environment rather than the breed itself. </w:t>
      </w:r>
      <w:r w:rsidR="00623A42">
        <w:t xml:space="preserve">In </w:t>
      </w:r>
      <w:commentRangeStart w:id="8"/>
      <w:r w:rsidR="00623A42">
        <w:t xml:space="preserve">their article </w:t>
      </w:r>
      <w:commentRangeEnd w:id="8"/>
      <w:r w:rsidR="00547571">
        <w:rPr>
          <w:rStyle w:val="CommentReference"/>
        </w:rPr>
        <w:commentReference w:id="8"/>
      </w:r>
      <w:r w:rsidR="00623A42">
        <w:t>the</w:t>
      </w:r>
      <w:r w:rsidR="00901C4D">
        <w:t xml:space="preserve"> AVMA</w:t>
      </w:r>
      <w:r w:rsidR="00623A42">
        <w:t xml:space="preserve"> </w:t>
      </w:r>
      <w:r w:rsidR="00522B6B">
        <w:t>explain</w:t>
      </w:r>
      <w:r w:rsidR="00901C4D">
        <w:t>s</w:t>
      </w:r>
      <w:r w:rsidR="00ED13C4">
        <w:t>, “</w:t>
      </w:r>
      <w:r w:rsidR="00ED13C4" w:rsidRPr="00ED13C4">
        <w:t>The actual number of bites that occur in a community is not known, especially if they don't result in serious injury. The number of dogs of a particular breed or combination of breeds in a community is not known because it is rare for all dogs in a community to be licensed</w:t>
      </w:r>
      <w:r w:rsidR="00ED13C4">
        <w:t>”</w:t>
      </w:r>
      <w:r w:rsidR="00CB245A">
        <w:t xml:space="preserve"> (AVMA).</w:t>
      </w:r>
      <w:r w:rsidR="00ED13C4">
        <w:t xml:space="preserve"> </w:t>
      </w:r>
      <w:commentRangeStart w:id="9"/>
      <w:r w:rsidR="005361E9">
        <w:t>Th</w:t>
      </w:r>
      <w:r w:rsidR="00DB644B">
        <w:t>ey</w:t>
      </w:r>
      <w:commentRangeEnd w:id="9"/>
      <w:r w:rsidR="00547571">
        <w:rPr>
          <w:rStyle w:val="CommentReference"/>
        </w:rPr>
        <w:commentReference w:id="9"/>
      </w:r>
      <w:r w:rsidR="005361E9">
        <w:t xml:space="preserve"> </w:t>
      </w:r>
      <w:r w:rsidR="003C0549">
        <w:t>quot</w:t>
      </w:r>
      <w:r w:rsidR="00F15F5E">
        <w:t xml:space="preserve">e suggests that </w:t>
      </w:r>
      <w:r w:rsidR="0012243E">
        <w:t xml:space="preserve">the reason many </w:t>
      </w:r>
      <w:commentRangeStart w:id="10"/>
      <w:r w:rsidR="0012243E">
        <w:t xml:space="preserve">dogs </w:t>
      </w:r>
      <w:commentRangeEnd w:id="10"/>
      <w:r w:rsidR="00547571">
        <w:rPr>
          <w:rStyle w:val="CommentReference"/>
        </w:rPr>
        <w:commentReference w:id="10"/>
      </w:r>
      <w:r w:rsidR="0012243E">
        <w:t xml:space="preserve">bites go unreported </w:t>
      </w:r>
      <w:r w:rsidR="00761F24">
        <w:t xml:space="preserve">and that the specific population of breeds are unknown is due to </w:t>
      </w:r>
      <w:r w:rsidR="00A60734">
        <w:t xml:space="preserve">inconsistent licensing. Without the proper system in place, dog owners </w:t>
      </w:r>
      <w:r w:rsidR="00C555E4">
        <w:t>cannot</w:t>
      </w:r>
      <w:r w:rsidR="00854B6A">
        <w:t xml:space="preserve"> be held accountable for </w:t>
      </w:r>
      <w:r w:rsidR="00C10CF2">
        <w:t>training, supervising, and safely managing their dogs</w:t>
      </w:r>
      <w:r w:rsidR="00454403">
        <w:t>.</w:t>
      </w:r>
      <w:r w:rsidR="00C555E4">
        <w:t xml:space="preserve"> </w:t>
      </w:r>
      <w:r w:rsidR="00454403">
        <w:t>P</w:t>
      </w:r>
      <w:r w:rsidR="00C555E4">
        <w:t xml:space="preserve">rofessional </w:t>
      </w:r>
      <w:r w:rsidR="00C873D9">
        <w:t>dog trainer</w:t>
      </w:r>
      <w:r w:rsidR="00C555E4">
        <w:t xml:space="preserve"> </w:t>
      </w:r>
      <w:r w:rsidR="00454403">
        <w:t>Cesar Millan rei</w:t>
      </w:r>
      <w:r w:rsidR="00AF0295">
        <w:t xml:space="preserve">nforces this idea in his </w:t>
      </w:r>
      <w:r w:rsidR="009E1EE0" w:rsidRPr="009E1EE0">
        <w:rPr>
          <w:i/>
          <w:iCs/>
        </w:rPr>
        <w:t>YouTube</w:t>
      </w:r>
      <w:r w:rsidR="009E1EE0">
        <w:t xml:space="preserve"> video</w:t>
      </w:r>
      <w:r w:rsidR="00F31538">
        <w:t>. W</w:t>
      </w:r>
      <w:r w:rsidR="00AF519F">
        <w:t>h</w:t>
      </w:r>
      <w:r w:rsidR="00F31538">
        <w:t>ile</w:t>
      </w:r>
      <w:r w:rsidR="00AF519F">
        <w:t xml:space="preserve"> </w:t>
      </w:r>
      <w:r w:rsidR="00F31538">
        <w:t>trying to</w:t>
      </w:r>
      <w:r w:rsidR="008D67D8">
        <w:t xml:space="preserve"> </w:t>
      </w:r>
      <w:r w:rsidR="00142D4F">
        <w:t>rehabilitate</w:t>
      </w:r>
      <w:r w:rsidR="008D67D8">
        <w:t xml:space="preserve"> </w:t>
      </w:r>
      <w:r w:rsidR="00F31538">
        <w:t>an</w:t>
      </w:r>
      <w:r w:rsidR="0078340B">
        <w:t xml:space="preserve"> aggressive pitbull/lab mix named Wendall</w:t>
      </w:r>
      <w:r w:rsidR="00F31538">
        <w:t>,</w:t>
      </w:r>
      <w:r w:rsidR="0078340B">
        <w:t xml:space="preserve"> Milan note</w:t>
      </w:r>
      <w:r w:rsidR="00F31538">
        <w:t>s that</w:t>
      </w:r>
      <w:r w:rsidR="00C93CB2">
        <w:t xml:space="preserve"> </w:t>
      </w:r>
      <w:r w:rsidR="00AF519F">
        <w:t xml:space="preserve">“Wendall is </w:t>
      </w:r>
      <w:r w:rsidR="008F7A7C">
        <w:t>being intoxicated constantly from her fearful side</w:t>
      </w:r>
      <w:r w:rsidR="00DD36BB">
        <w:t xml:space="preserve"> of her</w:t>
      </w:r>
      <w:r w:rsidR="004276C6">
        <w:t xml:space="preserve"> </w:t>
      </w:r>
      <w:r w:rsidR="00DD36BB">
        <w:t>and all this bad energy</w:t>
      </w:r>
      <w:r w:rsidR="00CE5FAD">
        <w:t>” (Dog Wh</w:t>
      </w:r>
      <w:r w:rsidR="00E3168C">
        <w:t>isperer 00:</w:t>
      </w:r>
      <w:r w:rsidR="00C93CB2">
        <w:t>41:27).</w:t>
      </w:r>
      <w:r w:rsidR="00464318">
        <w:t xml:space="preserve"> </w:t>
      </w:r>
      <w:commentRangeStart w:id="11"/>
      <w:r w:rsidR="00142D4F">
        <w:t>Milan</w:t>
      </w:r>
      <w:commentRangeEnd w:id="11"/>
      <w:r w:rsidR="0056254F">
        <w:rPr>
          <w:rStyle w:val="CommentReference"/>
        </w:rPr>
        <w:commentReference w:id="11"/>
      </w:r>
      <w:r w:rsidR="00142D4F">
        <w:t xml:space="preserve"> sharp observation highlights how </w:t>
      </w:r>
      <w:r w:rsidR="00B55EC0">
        <w:t>dogs often absorb and reflect their owner’s emotions.</w:t>
      </w:r>
      <w:r w:rsidR="00B3702E">
        <w:t xml:space="preserve"> </w:t>
      </w:r>
      <w:r w:rsidR="00924A14">
        <w:t>Throughout his twenty-five years of dog rehabilitation, Milan</w:t>
      </w:r>
      <w:r w:rsidR="004B3CB8">
        <w:t xml:space="preserve"> realizes that </w:t>
      </w:r>
      <w:r w:rsidR="0000172D">
        <w:t>the reason most dogs are aggressive is due to the lack of leadership</w:t>
      </w:r>
      <w:r w:rsidR="006415D1">
        <w:t xml:space="preserve">. </w:t>
      </w:r>
      <w:r w:rsidR="00D60B99">
        <w:t xml:space="preserve">One of Milan’s famous </w:t>
      </w:r>
      <w:r w:rsidR="0007593C">
        <w:t>mottos</w:t>
      </w:r>
      <w:r w:rsidR="00D60B99">
        <w:t>, “</w:t>
      </w:r>
      <w:r w:rsidR="00D35850">
        <w:t>I</w:t>
      </w:r>
      <w:r w:rsidR="00D60B99">
        <w:t xml:space="preserve"> rehabilitate dogs, I train people</w:t>
      </w:r>
      <w:r w:rsidR="00D35850">
        <w:t xml:space="preserve">,” </w:t>
      </w:r>
      <w:r w:rsidR="00A142FC">
        <w:t>reveal</w:t>
      </w:r>
      <w:r w:rsidR="00AC0045">
        <w:t>s that aggression in dogs goes both ways.</w:t>
      </w:r>
      <w:r w:rsidR="0007593C">
        <w:t xml:space="preserve"> </w:t>
      </w:r>
      <w:r w:rsidR="00443AC7">
        <w:t xml:space="preserve">That behavioral problem stems from </w:t>
      </w:r>
      <w:r w:rsidR="00443AC7">
        <w:lastRenderedPageBreak/>
        <w:t>uneducated and incompetent ownership.</w:t>
      </w:r>
      <w:r w:rsidR="00CF53B0">
        <w:t xml:space="preserve"> The</w:t>
      </w:r>
      <w:r w:rsidR="00443AC7">
        <w:t xml:space="preserve"> </w:t>
      </w:r>
      <w:r w:rsidR="00CF53B0">
        <w:t>AVMA’s findings</w:t>
      </w:r>
      <w:r w:rsidR="00F81CF7">
        <w:t xml:space="preserve"> </w:t>
      </w:r>
      <w:r w:rsidR="004B3DA6">
        <w:t>along with Milan’s firsthand experience combined, de</w:t>
      </w:r>
      <w:r w:rsidR="001556B2">
        <w:t xml:space="preserve">monstrate that </w:t>
      </w:r>
      <w:r w:rsidR="009F713E">
        <w:t xml:space="preserve">banning powerful breeds isn’t the solution, but </w:t>
      </w:r>
      <w:r w:rsidR="00706149">
        <w:t>owner regulation</w:t>
      </w:r>
      <w:r w:rsidR="00FF5415">
        <w:t xml:space="preserve">. Licensing and mandatory training would ensure </w:t>
      </w:r>
      <w:r w:rsidR="00CF53B0">
        <w:t xml:space="preserve">that </w:t>
      </w:r>
      <w:r w:rsidR="00ED2D1A">
        <w:t xml:space="preserve">only responsible people are in ownership of powerful dog breeds, reducing the chances </w:t>
      </w:r>
      <w:r w:rsidR="000932B9">
        <w:t xml:space="preserve">of attacks while promoting </w:t>
      </w:r>
      <w:r w:rsidR="008C30B1">
        <w:t>a safer community for both dogs and people.</w:t>
      </w:r>
    </w:p>
    <w:p w14:paraId="3E26ED17" w14:textId="571AFC7D" w:rsidR="009523E1" w:rsidRDefault="008C30B1" w:rsidP="00E13F81">
      <w:pPr>
        <w:spacing w:line="480" w:lineRule="auto"/>
      </w:pPr>
      <w:r>
        <w:tab/>
      </w:r>
      <w:r w:rsidR="00A661F0">
        <w:t xml:space="preserve">The overcrowding of </w:t>
      </w:r>
      <w:r w:rsidR="00C85F2E">
        <w:t>powerful dog breed in shelters</w:t>
      </w:r>
      <w:r w:rsidR="00A661F0">
        <w:t xml:space="preserve"> </w:t>
      </w:r>
      <w:r w:rsidR="00C85F2E">
        <w:t>is a major problem</w:t>
      </w:r>
      <w:r w:rsidR="00A661F0">
        <w:t xml:space="preserve"> that lic</w:t>
      </w:r>
      <w:r w:rsidR="009E330C">
        <w:t xml:space="preserve">ensing and mandatory training programs could reduce. Many dogs enter </w:t>
      </w:r>
      <w:r w:rsidR="00C37607">
        <w:t>shelters each</w:t>
      </w:r>
      <w:r w:rsidR="00514C81">
        <w:t xml:space="preserve"> year due to</w:t>
      </w:r>
      <w:r w:rsidR="004A5BEC">
        <w:t xml:space="preserve"> owners </w:t>
      </w:r>
      <w:r w:rsidR="006B557D">
        <w:t xml:space="preserve">failing to </w:t>
      </w:r>
      <w:r w:rsidR="00C37607">
        <w:t>set</w:t>
      </w:r>
      <w:r w:rsidR="006B557D">
        <w:t xml:space="preserve"> boundaries, or </w:t>
      </w:r>
      <w:r w:rsidR="00C37607">
        <w:t xml:space="preserve">failure to </w:t>
      </w:r>
      <w:r w:rsidR="006B557D">
        <w:t>interpret warning signs.</w:t>
      </w:r>
      <w:r w:rsidR="00F4332D">
        <w:t xml:space="preserve"> </w:t>
      </w:r>
      <w:r w:rsidR="004A6CEA">
        <w:t>Research</w:t>
      </w:r>
      <w:r w:rsidR="0040223D">
        <w:t xml:space="preserve"> from Blackpool, England </w:t>
      </w:r>
      <w:r w:rsidR="00294E21">
        <w:t>strongly supports this.</w:t>
      </w:r>
      <w:r w:rsidR="00135A77">
        <w:t xml:space="preserve"> In </w:t>
      </w:r>
      <w:r w:rsidR="00E12AA1">
        <w:t>the study, “</w:t>
      </w:r>
      <w:r w:rsidR="00E12AA1" w:rsidRPr="00E12AA1">
        <w:t xml:space="preserve">Burden of </w:t>
      </w:r>
      <w:proofErr w:type="spellStart"/>
      <w:r w:rsidR="00E12AA1" w:rsidRPr="00E12AA1">
        <w:t>Paediatric</w:t>
      </w:r>
      <w:proofErr w:type="spellEnd"/>
      <w:r w:rsidR="00E12AA1" w:rsidRPr="00E12AA1">
        <w:t xml:space="preserve"> Dog Bite Injuries on the Emergency Department of an English Coastal Town</w:t>
      </w:r>
      <w:r w:rsidR="00E12AA1">
        <w:t xml:space="preserve">,” </w:t>
      </w:r>
      <w:proofErr w:type="spellStart"/>
      <w:r w:rsidR="0040580D">
        <w:t>Maduemem</w:t>
      </w:r>
      <w:proofErr w:type="spellEnd"/>
      <w:r w:rsidR="00545A2C">
        <w:t xml:space="preserve"> Kene and her pe</w:t>
      </w:r>
      <w:r w:rsidR="0007262D">
        <w:t>ers</w:t>
      </w:r>
      <w:r w:rsidR="00B25452">
        <w:t xml:space="preserve"> state that, “</w:t>
      </w:r>
      <w:r w:rsidR="00A97133" w:rsidRPr="00A97133">
        <w:t>This was like our study where 89% of bite injuries occurred in the presence of a responsible adult</w:t>
      </w:r>
      <w:r w:rsidR="00A97133">
        <w:t>” and</w:t>
      </w:r>
      <w:r w:rsidR="00BA01BD">
        <w:t xml:space="preserve"> that</w:t>
      </w:r>
      <w:r w:rsidR="00A97133">
        <w:t xml:space="preserve"> </w:t>
      </w:r>
      <w:r w:rsidR="003F7134">
        <w:t>“</w:t>
      </w:r>
      <w:r w:rsidR="003F7134" w:rsidRPr="003F7134">
        <w:t>Benign child-dog interactions such as kissing or hugging can provoke a dog bite</w:t>
      </w:r>
      <w:r w:rsidR="003F7134">
        <w:t>”</w:t>
      </w:r>
      <w:r w:rsidR="00E50AFF">
        <w:t xml:space="preserve"> (Kene et al.). </w:t>
      </w:r>
      <w:r w:rsidR="00A76A5A">
        <w:t>Th</w:t>
      </w:r>
      <w:r w:rsidR="008F1B7C">
        <w:t>ese</w:t>
      </w:r>
      <w:r w:rsidR="00A76A5A">
        <w:t xml:space="preserve"> </w:t>
      </w:r>
      <w:r w:rsidR="001A6646">
        <w:t>statements show</w:t>
      </w:r>
      <w:r w:rsidR="008F1B7C">
        <w:t xml:space="preserve"> that </w:t>
      </w:r>
      <w:r w:rsidR="001A6646">
        <w:t xml:space="preserve">most of these incidents were preventable. If </w:t>
      </w:r>
      <w:r w:rsidR="00954BCF">
        <w:t>adults were more knowledgeable,</w:t>
      </w:r>
      <w:r w:rsidR="008F4C07">
        <w:t xml:space="preserve"> they could </w:t>
      </w:r>
      <w:r w:rsidR="00124788">
        <w:t>recognize stress signals such as whale eyes</w:t>
      </w:r>
      <w:r w:rsidR="00AE5C8D">
        <w:t>, stiffness, and stress yawning.</w:t>
      </w:r>
      <w:r w:rsidR="00452D52">
        <w:t xml:space="preserve"> These findings </w:t>
      </w:r>
      <w:r w:rsidR="0017477A">
        <w:t>highlight</w:t>
      </w:r>
      <w:r w:rsidR="002D3AE3">
        <w:t xml:space="preserve"> how easily </w:t>
      </w:r>
      <w:r w:rsidR="00C85F2E">
        <w:t xml:space="preserve">a dog bite can happen when owners fail to understand their </w:t>
      </w:r>
      <w:r w:rsidR="00F76A02">
        <w:t xml:space="preserve">dog. </w:t>
      </w:r>
      <w:r w:rsidR="007F5D71">
        <w:t xml:space="preserve">One bite is all it often takes for families to become overwhelmed, </w:t>
      </w:r>
      <w:r w:rsidR="009523E1">
        <w:t>forced</w:t>
      </w:r>
      <w:r w:rsidR="007F5D71">
        <w:t xml:space="preserve"> to choose between the kid or the dog,</w:t>
      </w:r>
      <w:r w:rsidR="00835969">
        <w:t xml:space="preserve"> causing surrender to become more likely and contributing to shelter </w:t>
      </w:r>
      <w:r w:rsidR="00677DFE">
        <w:t>overcrowding</w:t>
      </w:r>
      <w:r w:rsidR="00835969">
        <w:t>.</w:t>
      </w:r>
      <w:r w:rsidR="00677DFE">
        <w:t xml:space="preserve"> </w:t>
      </w:r>
      <w:r w:rsidR="00806E16">
        <w:t xml:space="preserve">A </w:t>
      </w:r>
      <w:r w:rsidR="003F61D3">
        <w:t xml:space="preserve">2024 </w:t>
      </w:r>
      <w:r w:rsidR="00806E16">
        <w:t xml:space="preserve">study by </w:t>
      </w:r>
      <w:r w:rsidR="00EC1BD1">
        <w:t xml:space="preserve">Leonardi </w:t>
      </w:r>
      <w:commentRangeStart w:id="12"/>
      <w:r w:rsidR="003F61D3">
        <w:t xml:space="preserve">et al. </w:t>
      </w:r>
      <w:commentRangeEnd w:id="12"/>
      <w:r w:rsidR="0056254F">
        <w:rPr>
          <w:rStyle w:val="CommentReference"/>
        </w:rPr>
        <w:commentReference w:id="12"/>
      </w:r>
      <w:r w:rsidR="003F61D3">
        <w:t>exam</w:t>
      </w:r>
      <w:r w:rsidR="004A6D24">
        <w:t xml:space="preserve">ined prison-based dog training </w:t>
      </w:r>
      <w:proofErr w:type="spellStart"/>
      <w:r w:rsidR="004A6D24">
        <w:t>program</w:t>
      </w:r>
      <w:r w:rsidR="004C230C">
        <w:t>mes</w:t>
      </w:r>
      <w:proofErr w:type="spellEnd"/>
      <w:r w:rsidR="004C230C">
        <w:t xml:space="preserve"> (</w:t>
      </w:r>
      <w:r w:rsidR="00E55548">
        <w:t>DTPs) where</w:t>
      </w:r>
      <w:r w:rsidR="005157E6">
        <w:t xml:space="preserve"> dogs are paired with </w:t>
      </w:r>
      <w:r w:rsidR="00F03D5C">
        <w:t>an</w:t>
      </w:r>
      <w:r w:rsidR="005157E6">
        <w:t xml:space="preserve"> </w:t>
      </w:r>
      <w:r w:rsidR="00E55548">
        <w:t xml:space="preserve">incarcerated inmate. They </w:t>
      </w:r>
      <w:r w:rsidR="00B20D15">
        <w:t xml:space="preserve">found that </w:t>
      </w:r>
      <w:r w:rsidR="006F7081">
        <w:t xml:space="preserve">many dogs who are surrendered due to </w:t>
      </w:r>
      <w:r w:rsidR="00F60FA1">
        <w:t>behavioral</w:t>
      </w:r>
      <w:r w:rsidR="006F7081">
        <w:t xml:space="preserve"> </w:t>
      </w:r>
      <w:r w:rsidR="00F60FA1">
        <w:t>i</w:t>
      </w:r>
      <w:r w:rsidR="006F7081">
        <w:t xml:space="preserve">ssues </w:t>
      </w:r>
      <w:r w:rsidR="00F60FA1">
        <w:t xml:space="preserve">often worsen under the stress </w:t>
      </w:r>
      <w:commentRangeStart w:id="13"/>
      <w:r w:rsidR="00F60FA1">
        <w:t>of shelter</w:t>
      </w:r>
      <w:r w:rsidR="00F52094">
        <w:t xml:space="preserve"> </w:t>
      </w:r>
      <w:commentRangeEnd w:id="13"/>
      <w:r w:rsidR="0056254F">
        <w:rPr>
          <w:rStyle w:val="CommentReference"/>
        </w:rPr>
        <w:commentReference w:id="13"/>
      </w:r>
      <w:r w:rsidR="00F52094">
        <w:t>environment</w:t>
      </w:r>
      <w:r w:rsidR="00F60FA1">
        <w:t>.</w:t>
      </w:r>
      <w:r w:rsidR="00D25154">
        <w:t xml:space="preserve"> </w:t>
      </w:r>
      <w:r w:rsidR="00666EC0">
        <w:t xml:space="preserve">Yet the study also revealed that </w:t>
      </w:r>
      <w:r w:rsidR="00F14A0B">
        <w:t>DTP</w:t>
      </w:r>
      <w:r w:rsidR="00666EC0">
        <w:t xml:space="preserve"> dramatically</w:t>
      </w:r>
      <w:r w:rsidR="00F03D5C">
        <w:t xml:space="preserve"> benefited</w:t>
      </w:r>
      <w:r w:rsidR="00992A1D">
        <w:t xml:space="preserve"> </w:t>
      </w:r>
      <w:r w:rsidR="00F14A0B">
        <w:t>dogs</w:t>
      </w:r>
      <w:r w:rsidR="00992A1D">
        <w:t xml:space="preserve">. </w:t>
      </w:r>
      <w:r w:rsidR="00F14A0B">
        <w:t xml:space="preserve">After the training </w:t>
      </w:r>
      <w:r w:rsidR="00F14A0B">
        <w:lastRenderedPageBreak/>
        <w:t>program, they found that, “</w:t>
      </w:r>
      <w:r w:rsidR="00E50C3E" w:rsidRPr="00E50C3E">
        <w:t xml:space="preserve">desirable </w:t>
      </w:r>
      <w:proofErr w:type="spellStart"/>
      <w:r w:rsidR="00E50C3E" w:rsidRPr="00E50C3E">
        <w:t>behaviours</w:t>
      </w:r>
      <w:proofErr w:type="spellEnd"/>
      <w:r w:rsidR="00E50C3E" w:rsidRPr="00E50C3E">
        <w:t xml:space="preserve"> were considered more prevalent in 90% (18/20) of dogs following the DTP</w:t>
      </w:r>
      <w:r w:rsidR="00C643EE">
        <w:t>” (Leonardi et al.).</w:t>
      </w:r>
      <w:r w:rsidR="000C249D">
        <w:t xml:space="preserve"> This showed that when dogs were given structure and guidance, they became calmer, more </w:t>
      </w:r>
      <w:r w:rsidR="007E7152">
        <w:t xml:space="preserve">manageable, and far more likely to be adopted. </w:t>
      </w:r>
      <w:r w:rsidR="00B60251">
        <w:t xml:space="preserve">DTP showed that </w:t>
      </w:r>
      <w:r w:rsidR="008B42F2">
        <w:t>the</w:t>
      </w:r>
      <w:r w:rsidR="00B60251">
        <w:t xml:space="preserve"> dog is not the issue, but the lack of training before the surrender.</w:t>
      </w:r>
      <w:r w:rsidR="008B42F2">
        <w:t xml:space="preserve"> Licensing and mandatory training for powerful breeds would prevent </w:t>
      </w:r>
      <w:r w:rsidR="00152F5A">
        <w:t>many of</w:t>
      </w:r>
      <w:r w:rsidR="008B42F2">
        <w:t xml:space="preserve"> these issues from developing </w:t>
      </w:r>
      <w:r w:rsidR="00AC3CAA">
        <w:t xml:space="preserve">in the first place, reducing overcrowding in shelters and </w:t>
      </w:r>
      <w:r w:rsidR="00152F5A">
        <w:t>preventing surrenders.</w:t>
      </w:r>
    </w:p>
    <w:p w14:paraId="551E0E8E" w14:textId="7D2138C5" w:rsidR="00152F5A" w:rsidRPr="00677DFE" w:rsidRDefault="00152F5A" w:rsidP="00E13F81">
      <w:pPr>
        <w:spacing w:line="480" w:lineRule="auto"/>
      </w:pPr>
      <w:r>
        <w:tab/>
      </w:r>
    </w:p>
    <w:p w14:paraId="5ABFADCF" w14:textId="4D08AC2D" w:rsidR="0032369D" w:rsidRDefault="0032369D" w:rsidP="004277D8">
      <w:pPr>
        <w:spacing w:line="480" w:lineRule="auto"/>
        <w:rPr>
          <w:rFonts w:ascii="Times New Roman" w:hAnsi="Times New Roman" w:cs="Times New Roman"/>
        </w:rPr>
      </w:pPr>
    </w:p>
    <w:p w14:paraId="18747B9C" w14:textId="47B6D129" w:rsidR="00BE7B7E" w:rsidRDefault="00BE7B7E" w:rsidP="004277D8">
      <w:pPr>
        <w:spacing w:line="480" w:lineRule="auto"/>
        <w:rPr>
          <w:rFonts w:ascii="Times New Roman" w:hAnsi="Times New Roman" w:cs="Times New Roman"/>
        </w:rPr>
      </w:pPr>
      <w:r>
        <w:rPr>
          <w:rFonts w:ascii="Times New Roman" w:hAnsi="Times New Roman" w:cs="Times New Roman"/>
        </w:rPr>
        <w:tab/>
      </w:r>
    </w:p>
    <w:p w14:paraId="3700BDB8" w14:textId="77777777" w:rsidR="00D61B30" w:rsidRDefault="00D61B30" w:rsidP="004277D8">
      <w:pPr>
        <w:spacing w:line="480" w:lineRule="auto"/>
        <w:rPr>
          <w:rFonts w:ascii="Times New Roman" w:hAnsi="Times New Roman" w:cs="Times New Roman"/>
        </w:rPr>
      </w:pPr>
    </w:p>
    <w:p w14:paraId="34F363A8" w14:textId="77777777" w:rsidR="00D61B30" w:rsidRDefault="00D61B30" w:rsidP="004277D8">
      <w:pPr>
        <w:spacing w:line="480" w:lineRule="auto"/>
        <w:rPr>
          <w:rFonts w:ascii="Times New Roman" w:hAnsi="Times New Roman" w:cs="Times New Roman"/>
        </w:rPr>
      </w:pPr>
    </w:p>
    <w:p w14:paraId="39CDAB51" w14:textId="77777777" w:rsidR="00D61B30" w:rsidRDefault="00D61B30" w:rsidP="004277D8">
      <w:pPr>
        <w:spacing w:line="480" w:lineRule="auto"/>
        <w:rPr>
          <w:rFonts w:ascii="Times New Roman" w:hAnsi="Times New Roman" w:cs="Times New Roman"/>
        </w:rPr>
      </w:pPr>
    </w:p>
    <w:p w14:paraId="78E31DD1" w14:textId="77777777" w:rsidR="00D61B30" w:rsidRDefault="00D61B30" w:rsidP="004277D8">
      <w:pPr>
        <w:spacing w:line="480" w:lineRule="auto"/>
        <w:rPr>
          <w:rFonts w:ascii="Times New Roman" w:hAnsi="Times New Roman" w:cs="Times New Roman"/>
        </w:rPr>
      </w:pPr>
    </w:p>
    <w:p w14:paraId="497102F5" w14:textId="77777777" w:rsidR="00D61B30" w:rsidRDefault="00D61B30" w:rsidP="004277D8">
      <w:pPr>
        <w:spacing w:line="480" w:lineRule="auto"/>
        <w:rPr>
          <w:rFonts w:ascii="Times New Roman" w:hAnsi="Times New Roman" w:cs="Times New Roman"/>
        </w:rPr>
      </w:pPr>
    </w:p>
    <w:p w14:paraId="6E21EDDF" w14:textId="77777777" w:rsidR="00D61B30" w:rsidRDefault="00D61B30" w:rsidP="004277D8">
      <w:pPr>
        <w:spacing w:line="480" w:lineRule="auto"/>
        <w:rPr>
          <w:rFonts w:ascii="Times New Roman" w:hAnsi="Times New Roman" w:cs="Times New Roman"/>
        </w:rPr>
      </w:pPr>
    </w:p>
    <w:p w14:paraId="333CC8A9" w14:textId="77777777" w:rsidR="00D61B30" w:rsidRDefault="00D61B30" w:rsidP="004277D8">
      <w:pPr>
        <w:spacing w:line="480" w:lineRule="auto"/>
        <w:rPr>
          <w:rFonts w:ascii="Times New Roman" w:hAnsi="Times New Roman" w:cs="Times New Roman"/>
        </w:rPr>
      </w:pPr>
    </w:p>
    <w:p w14:paraId="74D252AA" w14:textId="77777777" w:rsidR="00D61B30" w:rsidRDefault="00D61B30" w:rsidP="004277D8">
      <w:pPr>
        <w:spacing w:line="480" w:lineRule="auto"/>
        <w:rPr>
          <w:rFonts w:ascii="Times New Roman" w:hAnsi="Times New Roman" w:cs="Times New Roman"/>
        </w:rPr>
      </w:pPr>
    </w:p>
    <w:p w14:paraId="23F6B3A3" w14:textId="77777777" w:rsidR="00D61B30" w:rsidRDefault="00D61B30" w:rsidP="004277D8">
      <w:pPr>
        <w:spacing w:line="480" w:lineRule="auto"/>
        <w:rPr>
          <w:rFonts w:ascii="Times New Roman" w:hAnsi="Times New Roman" w:cs="Times New Roman"/>
        </w:rPr>
      </w:pPr>
    </w:p>
    <w:p w14:paraId="23186F6E" w14:textId="77777777" w:rsidR="00D61B30" w:rsidRPr="006472AE" w:rsidRDefault="00D61B30" w:rsidP="00D61B30">
      <w:pPr>
        <w:spacing w:line="480" w:lineRule="auto"/>
        <w:jc w:val="center"/>
        <w:rPr>
          <w:rFonts w:ascii="Times New Roman" w:hAnsi="Times New Roman" w:cs="Times New Roman"/>
        </w:rPr>
      </w:pPr>
      <w:r w:rsidRPr="006472AE">
        <w:rPr>
          <w:rFonts w:ascii="Times New Roman" w:hAnsi="Times New Roman" w:cs="Times New Roman"/>
        </w:rPr>
        <w:lastRenderedPageBreak/>
        <w:t>Annotated Bibliography</w:t>
      </w:r>
    </w:p>
    <w:p w14:paraId="7B778189" w14:textId="77777777"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 xml:space="preserve">“Cesar Millan Faces His HARDEST Pitbull Cases! | Dog Whisperer Marathon”, </w:t>
      </w:r>
      <w:r w:rsidRPr="006472AE">
        <w:rPr>
          <w:rFonts w:ascii="Times New Roman" w:hAnsi="Times New Roman" w:cs="Times New Roman"/>
          <w:i/>
          <w:iCs/>
        </w:rPr>
        <w:t>YouTube</w:t>
      </w:r>
      <w:r w:rsidRPr="006472AE">
        <w:rPr>
          <w:rFonts w:ascii="Times New Roman" w:hAnsi="Times New Roman" w:cs="Times New Roman"/>
        </w:rPr>
        <w:t xml:space="preserve">, </w:t>
      </w:r>
      <w:r>
        <w:rPr>
          <w:rFonts w:ascii="Times New Roman" w:hAnsi="Times New Roman" w:cs="Times New Roman"/>
        </w:rPr>
        <w:tab/>
      </w:r>
      <w:r w:rsidRPr="006472AE">
        <w:rPr>
          <w:rFonts w:ascii="Times New Roman" w:hAnsi="Times New Roman" w:cs="Times New Roman"/>
        </w:rPr>
        <w:t xml:space="preserve">uploaded by Dog Whisperer, 25 Mar. 2025, </w:t>
      </w:r>
      <w:hyperlink r:id="rId14" w:history="1">
        <w:r>
          <w:rPr>
            <w:rStyle w:val="Hyperlink"/>
          </w:rPr>
          <w:t xml:space="preserve">Cesar Millan Faces His HARDEST Pitbull </w:t>
        </w:r>
        <w:r>
          <w:rPr>
            <w:rStyle w:val="Hyperlink"/>
          </w:rPr>
          <w:tab/>
          <w:t>Cases! | Dog Whisperer Marathon</w:t>
        </w:r>
      </w:hyperlink>
      <w:r>
        <w:t>.</w:t>
      </w:r>
    </w:p>
    <w:p w14:paraId="32B155EA" w14:textId="4AC4F7D2" w:rsidR="00D61B30" w:rsidRDefault="00D61B30" w:rsidP="00D61B30">
      <w:pPr>
        <w:spacing w:line="480" w:lineRule="auto"/>
        <w:rPr>
          <w:rFonts w:ascii="Times New Roman" w:hAnsi="Times New Roman" w:cs="Times New Roman"/>
        </w:rPr>
      </w:pPr>
      <w:r w:rsidRPr="006472AE">
        <w:rPr>
          <w:rFonts w:ascii="Times New Roman" w:hAnsi="Times New Roman" w:cs="Times New Roman"/>
        </w:rPr>
        <w:tab/>
        <w:t>In this</w:t>
      </w:r>
      <w:r>
        <w:rPr>
          <w:rFonts w:ascii="Times New Roman" w:hAnsi="Times New Roman" w:cs="Times New Roman"/>
        </w:rPr>
        <w:t xml:space="preserve"> online</w:t>
      </w:r>
      <w:r w:rsidRPr="006472AE">
        <w:rPr>
          <w:rFonts w:ascii="Times New Roman" w:hAnsi="Times New Roman" w:cs="Times New Roman"/>
        </w:rPr>
        <w:t xml:space="preserve"> video, professional dog trainer Caesar Milan </w:t>
      </w:r>
      <w:r w:rsidR="002B2FD3">
        <w:rPr>
          <w:rFonts w:ascii="Times New Roman" w:hAnsi="Times New Roman" w:cs="Times New Roman"/>
        </w:rPr>
        <w:t>rehabilitates</w:t>
      </w:r>
      <w:r w:rsidRPr="006472AE">
        <w:rPr>
          <w:rFonts w:ascii="Times New Roman" w:hAnsi="Times New Roman" w:cs="Times New Roman"/>
        </w:rPr>
        <w:t xml:space="preserve"> a multitude of aggressive pitbulls and pitbull mix.</w:t>
      </w:r>
      <w:r>
        <w:rPr>
          <w:rFonts w:ascii="Times New Roman" w:hAnsi="Times New Roman" w:cs="Times New Roman"/>
        </w:rPr>
        <w:t xml:space="preserve"> </w:t>
      </w:r>
      <w:r w:rsidRPr="006472AE">
        <w:rPr>
          <w:rFonts w:ascii="Times New Roman" w:hAnsi="Times New Roman" w:cs="Times New Roman"/>
        </w:rPr>
        <w:t xml:space="preserve">Each dog </w:t>
      </w:r>
      <w:r w:rsidR="002B2FD3" w:rsidRPr="006472AE">
        <w:rPr>
          <w:rFonts w:ascii="Times New Roman" w:hAnsi="Times New Roman" w:cs="Times New Roman"/>
        </w:rPr>
        <w:t>presents</w:t>
      </w:r>
      <w:r w:rsidRPr="006472AE">
        <w:rPr>
          <w:rFonts w:ascii="Times New Roman" w:hAnsi="Times New Roman" w:cs="Times New Roman"/>
        </w:rPr>
        <w:t xml:space="preserve"> Milan with a different issue, ranging from animal aggression to human aggression. Milan mentions that each dog has a different personality, some are born leader while others are born </w:t>
      </w:r>
      <w:r w:rsidR="002B2FD3" w:rsidRPr="006472AE">
        <w:rPr>
          <w:rFonts w:ascii="Times New Roman" w:hAnsi="Times New Roman" w:cs="Times New Roman"/>
        </w:rPr>
        <w:t>followers</w:t>
      </w:r>
      <w:r w:rsidRPr="006472AE">
        <w:rPr>
          <w:rFonts w:ascii="Times New Roman" w:hAnsi="Times New Roman" w:cs="Times New Roman"/>
        </w:rPr>
        <w:t xml:space="preserve">. He states that to create a healthy </w:t>
      </w:r>
      <w:proofErr w:type="gramStart"/>
      <w:r w:rsidR="002B2FD3" w:rsidRPr="006472AE">
        <w:rPr>
          <w:rFonts w:ascii="Times New Roman" w:hAnsi="Times New Roman" w:cs="Times New Roman"/>
        </w:rPr>
        <w:t>balance</w:t>
      </w:r>
      <w:proofErr w:type="gramEnd"/>
      <w:r w:rsidR="002B2FD3">
        <w:rPr>
          <w:rFonts w:ascii="Times New Roman" w:hAnsi="Times New Roman" w:cs="Times New Roman"/>
        </w:rPr>
        <w:t xml:space="preserve"> </w:t>
      </w:r>
      <w:r w:rsidRPr="006472AE">
        <w:rPr>
          <w:rFonts w:ascii="Times New Roman" w:hAnsi="Times New Roman" w:cs="Times New Roman"/>
        </w:rPr>
        <w:t>dog, you must become the leader to guide them. Milan</w:t>
      </w:r>
      <w:r>
        <w:rPr>
          <w:rFonts w:ascii="Times New Roman" w:hAnsi="Times New Roman" w:cs="Times New Roman"/>
        </w:rPr>
        <w:t xml:space="preserve">’s </w:t>
      </w:r>
      <w:r w:rsidRPr="006472AE">
        <w:rPr>
          <w:rFonts w:ascii="Times New Roman" w:hAnsi="Times New Roman" w:cs="Times New Roman"/>
        </w:rPr>
        <w:t xml:space="preserve">motto is “I rehabilitate dogs, I train people”. He teaches them that dogs can pick up on their owner anxious or fearful energy, which can cause the dog to become anxious themselves. He also emphasizes the importance of exercise, that pent up energy can cause </w:t>
      </w:r>
      <w:r w:rsidR="002B2FD3" w:rsidRPr="006472AE">
        <w:rPr>
          <w:rFonts w:ascii="Times New Roman" w:hAnsi="Times New Roman" w:cs="Times New Roman"/>
        </w:rPr>
        <w:t>dogs</w:t>
      </w:r>
      <w:r w:rsidRPr="006472AE">
        <w:rPr>
          <w:rFonts w:ascii="Times New Roman" w:hAnsi="Times New Roman" w:cs="Times New Roman"/>
        </w:rPr>
        <w:t xml:space="preserve"> to lash out. I plan to use</w:t>
      </w:r>
      <w:r>
        <w:rPr>
          <w:rFonts w:ascii="Times New Roman" w:hAnsi="Times New Roman" w:cs="Times New Roman"/>
        </w:rPr>
        <w:t xml:space="preserve"> Milan expert opinion </w:t>
      </w:r>
      <w:r w:rsidRPr="006472AE">
        <w:rPr>
          <w:rFonts w:ascii="Times New Roman" w:hAnsi="Times New Roman" w:cs="Times New Roman"/>
        </w:rPr>
        <w:t>to highlight the importance of owner education and training requirements, especially since powerful dogs are more capable of serious harm.</w:t>
      </w:r>
    </w:p>
    <w:p w14:paraId="5839B046" w14:textId="77777777" w:rsidR="00D61B30" w:rsidRPr="006472AE" w:rsidRDefault="00D61B30" w:rsidP="00D61B30">
      <w:pPr>
        <w:spacing w:line="480" w:lineRule="auto"/>
        <w:rPr>
          <w:rFonts w:ascii="Times New Roman" w:hAnsi="Times New Roman" w:cs="Times New Roman"/>
        </w:rPr>
      </w:pPr>
      <w:r w:rsidRPr="006472AE">
        <w:rPr>
          <w:rStyle w:val="Strong"/>
          <w:rFonts w:ascii="Times New Roman" w:hAnsi="Times New Roman" w:cs="Times New Roman"/>
        </w:rPr>
        <w:t xml:space="preserve">Kene, </w:t>
      </w:r>
      <w:proofErr w:type="spellStart"/>
      <w:r w:rsidRPr="006472AE">
        <w:rPr>
          <w:rStyle w:val="Strong"/>
          <w:rFonts w:ascii="Times New Roman" w:hAnsi="Times New Roman" w:cs="Times New Roman"/>
        </w:rPr>
        <w:t>Maduemem</w:t>
      </w:r>
      <w:proofErr w:type="spellEnd"/>
      <w:r w:rsidRPr="006472AE">
        <w:rPr>
          <w:rStyle w:val="Strong"/>
          <w:rFonts w:ascii="Times New Roman" w:hAnsi="Times New Roman" w:cs="Times New Roman"/>
        </w:rPr>
        <w:t xml:space="preserve">, et al. "Burden of </w:t>
      </w:r>
      <w:proofErr w:type="spellStart"/>
      <w:r w:rsidRPr="006472AE">
        <w:rPr>
          <w:rStyle w:val="Strong"/>
          <w:rFonts w:ascii="Times New Roman" w:hAnsi="Times New Roman" w:cs="Times New Roman"/>
        </w:rPr>
        <w:t>Paediatric</w:t>
      </w:r>
      <w:proofErr w:type="spellEnd"/>
      <w:r w:rsidRPr="006472AE">
        <w:rPr>
          <w:rStyle w:val="Strong"/>
          <w:rFonts w:ascii="Times New Roman" w:hAnsi="Times New Roman" w:cs="Times New Roman"/>
        </w:rPr>
        <w:t xml:space="preserve"> Dog Bite Injuries on the Emergency Department </w:t>
      </w:r>
      <w:r>
        <w:rPr>
          <w:rStyle w:val="Strong"/>
          <w:rFonts w:ascii="Times New Roman" w:hAnsi="Times New Roman" w:cs="Times New Roman"/>
        </w:rPr>
        <w:tab/>
      </w:r>
      <w:r w:rsidRPr="006472AE">
        <w:rPr>
          <w:rStyle w:val="Strong"/>
          <w:rFonts w:ascii="Times New Roman" w:hAnsi="Times New Roman" w:cs="Times New Roman"/>
        </w:rPr>
        <w:t xml:space="preserve">of an English Coastal Town." Cureus, vol. 17, no. 5, 2025, pp. 9. </w:t>
      </w:r>
      <w:r w:rsidRPr="006472AE">
        <w:rPr>
          <w:rStyle w:val="Strong"/>
          <w:rFonts w:ascii="Times New Roman" w:hAnsi="Times New Roman" w:cs="Times New Roman"/>
          <w:i/>
          <w:iCs/>
        </w:rPr>
        <w:t>ProQuest</w:t>
      </w:r>
      <w:r w:rsidRPr="006472AE">
        <w:rPr>
          <w:rFonts w:ascii="Times New Roman" w:hAnsi="Times New Roman" w:cs="Times New Roman"/>
        </w:rPr>
        <w:t xml:space="preserve">, </w:t>
      </w:r>
      <w:hyperlink r:id="rId15" w:history="1">
        <w:r w:rsidRPr="006472AE">
          <w:rPr>
            <w:rStyle w:val="Hyperlink"/>
            <w:rFonts w:ascii="Times New Roman" w:hAnsi="Times New Roman" w:cs="Times New Roman"/>
          </w:rPr>
          <w:t xml:space="preserve">Burden of </w:t>
        </w:r>
        <w:r>
          <w:rPr>
            <w:rStyle w:val="Hyperlink"/>
            <w:rFonts w:ascii="Times New Roman" w:hAnsi="Times New Roman" w:cs="Times New Roman"/>
          </w:rPr>
          <w:tab/>
        </w:r>
        <w:proofErr w:type="spellStart"/>
        <w:r w:rsidRPr="006472AE">
          <w:rPr>
            <w:rStyle w:val="Hyperlink"/>
            <w:rFonts w:ascii="Times New Roman" w:hAnsi="Times New Roman" w:cs="Times New Roman"/>
          </w:rPr>
          <w:t>Paediatric</w:t>
        </w:r>
        <w:proofErr w:type="spellEnd"/>
        <w:r w:rsidRPr="006472AE">
          <w:rPr>
            <w:rStyle w:val="Hyperlink"/>
            <w:rFonts w:ascii="Times New Roman" w:hAnsi="Times New Roman" w:cs="Times New Roman"/>
          </w:rPr>
          <w:t xml:space="preserve"> Dog Bite Injuries on the Emergency Department of an English Coastal Town </w:t>
        </w:r>
        <w:r>
          <w:rPr>
            <w:rStyle w:val="Hyperlink"/>
            <w:rFonts w:ascii="Times New Roman" w:hAnsi="Times New Roman" w:cs="Times New Roman"/>
          </w:rPr>
          <w:tab/>
        </w:r>
        <w:r w:rsidRPr="006472AE">
          <w:rPr>
            <w:rStyle w:val="Hyperlink"/>
            <w:rFonts w:ascii="Times New Roman" w:hAnsi="Times New Roman" w:cs="Times New Roman"/>
          </w:rPr>
          <w:t>- ProQuest</w:t>
        </w:r>
      </w:hyperlink>
      <w:r w:rsidRPr="006472AE">
        <w:rPr>
          <w:rFonts w:ascii="Times New Roman" w:hAnsi="Times New Roman" w:cs="Times New Roman"/>
        </w:rPr>
        <w:t>.</w:t>
      </w:r>
    </w:p>
    <w:p w14:paraId="382C4519" w14:textId="4E1DB600"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ab/>
        <w:t xml:space="preserve">This scholarly journal from a </w:t>
      </w:r>
      <w:r w:rsidR="002B2FD3" w:rsidRPr="006472AE">
        <w:rPr>
          <w:rFonts w:ascii="Times New Roman" w:hAnsi="Times New Roman" w:cs="Times New Roman"/>
        </w:rPr>
        <w:t>database</w:t>
      </w:r>
      <w:r w:rsidRPr="006472AE">
        <w:rPr>
          <w:rFonts w:ascii="Times New Roman" w:hAnsi="Times New Roman" w:cs="Times New Roman"/>
        </w:rPr>
        <w:t xml:space="preserve"> studied the pediatric dog bite injuries in Blackpool, England, between 2021 and 2023. The study found that most dog attacks occurred at home and involved family dogs. These attacks are often in the presence of adults</w:t>
      </w:r>
      <w:r>
        <w:rPr>
          <w:rFonts w:ascii="Times New Roman" w:hAnsi="Times New Roman" w:cs="Times New Roman"/>
        </w:rPr>
        <w:t xml:space="preserve"> (89%)</w:t>
      </w:r>
      <w:r w:rsidRPr="006472AE">
        <w:rPr>
          <w:rFonts w:ascii="Times New Roman" w:hAnsi="Times New Roman" w:cs="Times New Roman"/>
        </w:rPr>
        <w:t xml:space="preserve">, suggesting that there is a lack of supervision and owner education. It’s also revealed that these </w:t>
      </w:r>
      <w:r w:rsidRPr="006472AE">
        <w:rPr>
          <w:rFonts w:ascii="Times New Roman" w:hAnsi="Times New Roman" w:cs="Times New Roman"/>
        </w:rPr>
        <w:lastRenderedPageBreak/>
        <w:t>types of attacks were preventable and mostly involved children under the age of ten.</w:t>
      </w:r>
      <w:r>
        <w:rPr>
          <w:rFonts w:ascii="Times New Roman" w:hAnsi="Times New Roman" w:cs="Times New Roman"/>
        </w:rPr>
        <w:t xml:space="preserve"> Most of the attacks were initiated by the children. Good-natured acts such as a kiss or hug can provoke some dogs to bite. </w:t>
      </w:r>
      <w:r w:rsidRPr="006472AE">
        <w:rPr>
          <w:rFonts w:ascii="Times New Roman" w:hAnsi="Times New Roman" w:cs="Times New Roman"/>
        </w:rPr>
        <w:t>I planned to use this source to argue that licensing and mandatory training would ensure that owners understand dog body language and socialization. This would allow owners to realize when a dog is stressed, when their boundaries are being pushed by children.</w:t>
      </w:r>
    </w:p>
    <w:p w14:paraId="1563977E" w14:textId="77777777" w:rsidR="00D61B30" w:rsidRDefault="00D61B30" w:rsidP="00D61B30">
      <w:pPr>
        <w:spacing w:line="480" w:lineRule="auto"/>
        <w:rPr>
          <w:rFonts w:ascii="Times New Roman" w:hAnsi="Times New Roman" w:cs="Times New Roman"/>
        </w:rPr>
      </w:pPr>
    </w:p>
    <w:p w14:paraId="28B77439" w14:textId="77777777"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 xml:space="preserve">Leonardi, Rebecca J., et al. "Participation in a Prison-Based Training </w:t>
      </w:r>
      <w:proofErr w:type="spellStart"/>
      <w:r w:rsidRPr="006472AE">
        <w:rPr>
          <w:rFonts w:ascii="Times New Roman" w:hAnsi="Times New Roman" w:cs="Times New Roman"/>
        </w:rPr>
        <w:t>Programme</w:t>
      </w:r>
      <w:proofErr w:type="spellEnd"/>
      <w:r w:rsidRPr="006472AE">
        <w:rPr>
          <w:rFonts w:ascii="Times New Roman" w:hAnsi="Times New Roman" w:cs="Times New Roman"/>
        </w:rPr>
        <w:t xml:space="preserve"> Is Beneficial </w:t>
      </w:r>
      <w:r w:rsidRPr="006472AE">
        <w:rPr>
          <w:rFonts w:ascii="Times New Roman" w:hAnsi="Times New Roman" w:cs="Times New Roman"/>
        </w:rPr>
        <w:tab/>
        <w:t xml:space="preserve">for Rescue Dogs." Animals, vol. 14, no. 11, 2024, pp. 1530. </w:t>
      </w:r>
      <w:r w:rsidRPr="006472AE">
        <w:rPr>
          <w:rFonts w:ascii="Times New Roman" w:hAnsi="Times New Roman" w:cs="Times New Roman"/>
          <w:i/>
          <w:iCs/>
        </w:rPr>
        <w:t>ProQuest</w:t>
      </w:r>
      <w:r w:rsidRPr="006472AE">
        <w:rPr>
          <w:rFonts w:ascii="Times New Roman" w:hAnsi="Times New Roman" w:cs="Times New Roman"/>
        </w:rPr>
        <w:t xml:space="preserve">, </w:t>
      </w:r>
      <w:hyperlink r:id="rId16" w:history="1">
        <w:r w:rsidRPr="006472AE">
          <w:rPr>
            <w:rStyle w:val="Hyperlink"/>
            <w:rFonts w:ascii="Times New Roman" w:hAnsi="Times New Roman" w:cs="Times New Roman"/>
          </w:rPr>
          <w:t xml:space="preserve">Participation in a </w:t>
        </w:r>
        <w:r w:rsidRPr="006472AE">
          <w:rPr>
            <w:rStyle w:val="Hyperlink"/>
            <w:rFonts w:ascii="Times New Roman" w:hAnsi="Times New Roman" w:cs="Times New Roman"/>
          </w:rPr>
          <w:tab/>
          <w:t xml:space="preserve">Prison-Based Training </w:t>
        </w:r>
        <w:proofErr w:type="spellStart"/>
        <w:r w:rsidRPr="006472AE">
          <w:rPr>
            <w:rStyle w:val="Hyperlink"/>
            <w:rFonts w:ascii="Times New Roman" w:hAnsi="Times New Roman" w:cs="Times New Roman"/>
          </w:rPr>
          <w:t>Programme</w:t>
        </w:r>
        <w:proofErr w:type="spellEnd"/>
        <w:r w:rsidRPr="006472AE">
          <w:rPr>
            <w:rStyle w:val="Hyperlink"/>
            <w:rFonts w:ascii="Times New Roman" w:hAnsi="Times New Roman" w:cs="Times New Roman"/>
          </w:rPr>
          <w:t xml:space="preserve"> Is Beneficial for Rescue Dogs - ProQuest</w:t>
        </w:r>
      </w:hyperlink>
      <w:r w:rsidRPr="006472AE">
        <w:rPr>
          <w:rFonts w:ascii="Times New Roman" w:hAnsi="Times New Roman" w:cs="Times New Roman"/>
        </w:rPr>
        <w:t>.</w:t>
      </w:r>
    </w:p>
    <w:p w14:paraId="20F27212" w14:textId="26722F16"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ab/>
        <w:t xml:space="preserve">This Scholarly Journal from a database discusses the studies of prison-based dog training </w:t>
      </w:r>
      <w:proofErr w:type="spellStart"/>
      <w:r w:rsidRPr="006472AE">
        <w:rPr>
          <w:rFonts w:ascii="Times New Roman" w:hAnsi="Times New Roman" w:cs="Times New Roman"/>
        </w:rPr>
        <w:t>programmes</w:t>
      </w:r>
      <w:proofErr w:type="spellEnd"/>
      <w:r w:rsidRPr="006472AE">
        <w:rPr>
          <w:rFonts w:ascii="Times New Roman" w:hAnsi="Times New Roman" w:cs="Times New Roman"/>
        </w:rPr>
        <w:t xml:space="preserve"> (DTP)</w:t>
      </w:r>
      <w:r>
        <w:rPr>
          <w:rFonts w:ascii="Times New Roman" w:hAnsi="Times New Roman" w:cs="Times New Roman"/>
        </w:rPr>
        <w:t>. This study</w:t>
      </w:r>
      <w:r w:rsidRPr="006472AE">
        <w:rPr>
          <w:rFonts w:ascii="Times New Roman" w:hAnsi="Times New Roman" w:cs="Times New Roman"/>
        </w:rPr>
        <w:t xml:space="preserve"> pairs rescue dogs with incarcerated individuals</w:t>
      </w:r>
      <w:r>
        <w:rPr>
          <w:rFonts w:ascii="Times New Roman" w:hAnsi="Times New Roman" w:cs="Times New Roman"/>
        </w:rPr>
        <w:t xml:space="preserve"> 1-3 times per week</w:t>
      </w:r>
      <w:r w:rsidRPr="006472AE">
        <w:rPr>
          <w:rFonts w:ascii="Times New Roman" w:hAnsi="Times New Roman" w:cs="Times New Roman"/>
        </w:rPr>
        <w:t xml:space="preserve">. This scholarly journal states that </w:t>
      </w:r>
      <w:r>
        <w:rPr>
          <w:rFonts w:ascii="Times New Roman" w:hAnsi="Times New Roman" w:cs="Times New Roman"/>
        </w:rPr>
        <w:t xml:space="preserve">the reason why </w:t>
      </w:r>
      <w:r w:rsidRPr="006472AE">
        <w:rPr>
          <w:rFonts w:ascii="Times New Roman" w:hAnsi="Times New Roman" w:cs="Times New Roman"/>
        </w:rPr>
        <w:t>dogs</w:t>
      </w:r>
      <w:r>
        <w:rPr>
          <w:rFonts w:ascii="Times New Roman" w:hAnsi="Times New Roman" w:cs="Times New Roman"/>
        </w:rPr>
        <w:t xml:space="preserve"> </w:t>
      </w:r>
      <w:r w:rsidRPr="006472AE">
        <w:rPr>
          <w:rFonts w:ascii="Times New Roman" w:hAnsi="Times New Roman" w:cs="Times New Roman"/>
        </w:rPr>
        <w:t>are surrendered is often due to behavioral issues</w:t>
      </w:r>
      <w:r>
        <w:rPr>
          <w:rFonts w:ascii="Times New Roman" w:hAnsi="Times New Roman" w:cs="Times New Roman"/>
        </w:rPr>
        <w:t>. Life for in a shelter is extremely stressful, this causes the behavioral issues to worsen</w:t>
      </w:r>
      <w:r w:rsidRPr="006472AE">
        <w:rPr>
          <w:rFonts w:ascii="Times New Roman" w:hAnsi="Times New Roman" w:cs="Times New Roman"/>
        </w:rPr>
        <w:t>. These dogs</w:t>
      </w:r>
      <w:r>
        <w:rPr>
          <w:rFonts w:ascii="Times New Roman" w:hAnsi="Times New Roman" w:cs="Times New Roman"/>
        </w:rPr>
        <w:t>, after being</w:t>
      </w:r>
      <w:r w:rsidRPr="006472AE">
        <w:rPr>
          <w:rFonts w:ascii="Times New Roman" w:hAnsi="Times New Roman" w:cs="Times New Roman"/>
        </w:rPr>
        <w:t xml:space="preserve"> put through prison-based dog training </w:t>
      </w:r>
      <w:proofErr w:type="spellStart"/>
      <w:r w:rsidRPr="006472AE">
        <w:rPr>
          <w:rFonts w:ascii="Times New Roman" w:hAnsi="Times New Roman" w:cs="Times New Roman"/>
        </w:rPr>
        <w:t>programmes</w:t>
      </w:r>
      <w:proofErr w:type="spellEnd"/>
      <w:r w:rsidRPr="006472AE">
        <w:rPr>
          <w:rFonts w:ascii="Times New Roman" w:hAnsi="Times New Roman" w:cs="Times New Roman"/>
        </w:rPr>
        <w:t xml:space="preserve">, have resulted in more desirable behavior. The improvement in the dog’s behavior has dramatically increased the percentage of successful rehoming. I plan to use this source to refute the counterargument that license, and mandatory training of “powerful” breed will only cause more surrender. </w:t>
      </w:r>
      <w:r>
        <w:rPr>
          <w:rFonts w:ascii="Times New Roman" w:hAnsi="Times New Roman" w:cs="Times New Roman"/>
        </w:rPr>
        <w:t>This source helps me refute and create a common goal for the two opposing arguments; that all dogs deserve a loving home.</w:t>
      </w:r>
    </w:p>
    <w:p w14:paraId="100EDB55" w14:textId="77777777" w:rsidR="00D61B30" w:rsidRPr="006472AE" w:rsidRDefault="00D61B30" w:rsidP="00D61B30">
      <w:pPr>
        <w:spacing w:line="480" w:lineRule="auto"/>
        <w:rPr>
          <w:rFonts w:ascii="Times New Roman" w:hAnsi="Times New Roman" w:cs="Times New Roman"/>
        </w:rPr>
      </w:pPr>
      <w:proofErr w:type="spellStart"/>
      <w:r w:rsidRPr="006472AE">
        <w:rPr>
          <w:rFonts w:ascii="Times New Roman" w:hAnsi="Times New Roman" w:cs="Times New Roman"/>
        </w:rPr>
        <w:t>Serenella</w:t>
      </w:r>
      <w:proofErr w:type="spellEnd"/>
      <w:r w:rsidRPr="006472AE">
        <w:rPr>
          <w:rFonts w:ascii="Times New Roman" w:hAnsi="Times New Roman" w:cs="Times New Roman"/>
        </w:rPr>
        <w:t xml:space="preserve"> </w:t>
      </w:r>
      <w:proofErr w:type="spellStart"/>
      <w:r w:rsidRPr="006472AE">
        <w:rPr>
          <w:rFonts w:ascii="Times New Roman" w:hAnsi="Times New Roman" w:cs="Times New Roman"/>
        </w:rPr>
        <w:t>d’Ingeo</w:t>
      </w:r>
      <w:proofErr w:type="spellEnd"/>
      <w:r w:rsidRPr="006472AE">
        <w:rPr>
          <w:rFonts w:ascii="Times New Roman" w:hAnsi="Times New Roman" w:cs="Times New Roman"/>
        </w:rPr>
        <w:t xml:space="preserve">, et al. "Emotions and Dog Bites: Could Predatory Attacks Be Triggered by </w:t>
      </w:r>
      <w:r w:rsidRPr="006472AE">
        <w:rPr>
          <w:rFonts w:ascii="Times New Roman" w:hAnsi="Times New Roman" w:cs="Times New Roman"/>
        </w:rPr>
        <w:tab/>
        <w:t xml:space="preserve">Emotional States?" Animals, vol. 11, no. 10, 2021, pp. 2907. </w:t>
      </w:r>
      <w:r w:rsidRPr="006472AE">
        <w:rPr>
          <w:rFonts w:ascii="Times New Roman" w:hAnsi="Times New Roman" w:cs="Times New Roman"/>
          <w:i/>
          <w:iCs/>
        </w:rPr>
        <w:t>ProQuest</w:t>
      </w:r>
      <w:r w:rsidRPr="006472AE">
        <w:rPr>
          <w:rFonts w:ascii="Times New Roman" w:hAnsi="Times New Roman" w:cs="Times New Roman"/>
        </w:rPr>
        <w:t xml:space="preserve">, </w:t>
      </w:r>
      <w:hyperlink r:id="rId17" w:history="1">
        <w:r w:rsidRPr="006472AE">
          <w:rPr>
            <w:rStyle w:val="Hyperlink"/>
            <w:rFonts w:ascii="Times New Roman" w:hAnsi="Times New Roman" w:cs="Times New Roman"/>
          </w:rPr>
          <w:t xml:space="preserve">Emotions and </w:t>
        </w:r>
        <w:r>
          <w:rPr>
            <w:rStyle w:val="Hyperlink"/>
            <w:rFonts w:ascii="Times New Roman" w:hAnsi="Times New Roman" w:cs="Times New Roman"/>
          </w:rPr>
          <w:tab/>
        </w:r>
        <w:r w:rsidRPr="006472AE">
          <w:rPr>
            <w:rStyle w:val="Hyperlink"/>
            <w:rFonts w:ascii="Times New Roman" w:hAnsi="Times New Roman" w:cs="Times New Roman"/>
          </w:rPr>
          <w:t>Dog Bites: Could Predatory Attacks Be Triggered by Emotional States? - ProQuest</w:t>
        </w:r>
      </w:hyperlink>
      <w:r w:rsidRPr="006472AE">
        <w:rPr>
          <w:rFonts w:ascii="Times New Roman" w:hAnsi="Times New Roman" w:cs="Times New Roman"/>
        </w:rPr>
        <w:t>.</w:t>
      </w:r>
    </w:p>
    <w:p w14:paraId="25010799" w14:textId="3B4C25F9"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lastRenderedPageBreak/>
        <w:tab/>
        <w:t>This scholarly journal comes from a peer-reviewed</w:t>
      </w:r>
      <w:r>
        <w:rPr>
          <w:rFonts w:ascii="Times New Roman" w:hAnsi="Times New Roman" w:cs="Times New Roman"/>
        </w:rPr>
        <w:t xml:space="preserve"> </w:t>
      </w:r>
      <w:r w:rsidRPr="006472AE">
        <w:rPr>
          <w:rFonts w:ascii="Times New Roman" w:hAnsi="Times New Roman" w:cs="Times New Roman"/>
        </w:rPr>
        <w:t xml:space="preserve">database that publishes research on dog behavior and attack. </w:t>
      </w:r>
      <w:r>
        <w:rPr>
          <w:rFonts w:ascii="Times New Roman" w:hAnsi="Times New Roman" w:cs="Times New Roman"/>
        </w:rPr>
        <w:t>T</w:t>
      </w:r>
      <w:r w:rsidRPr="006472AE">
        <w:rPr>
          <w:rFonts w:ascii="Times New Roman" w:hAnsi="Times New Roman" w:cs="Times New Roman"/>
        </w:rPr>
        <w:t>he study discusses how fear, frustration and anxiety can influence aggressive and predatory attacks</w:t>
      </w:r>
      <w:r>
        <w:rPr>
          <w:rFonts w:ascii="Times New Roman" w:hAnsi="Times New Roman" w:cs="Times New Roman"/>
        </w:rPr>
        <w:t>. I</w:t>
      </w:r>
      <w:r w:rsidRPr="006472AE">
        <w:rPr>
          <w:rFonts w:ascii="Times New Roman" w:hAnsi="Times New Roman" w:cs="Times New Roman"/>
        </w:rPr>
        <w:t xml:space="preserve">t also acknowledges that certain breeds have enhanced predatory motor. This inherited predatory motor combined with fear, frustration and anxiety make some dogs more likely to lash out. </w:t>
      </w:r>
      <w:r>
        <w:rPr>
          <w:rFonts w:ascii="Times New Roman" w:hAnsi="Times New Roman" w:cs="Times New Roman"/>
        </w:rPr>
        <w:t xml:space="preserve">The consequences of dog bites affect both parties in different ways. For humans, they’re left </w:t>
      </w:r>
      <w:r w:rsidR="002B2FD3">
        <w:rPr>
          <w:rFonts w:ascii="Times New Roman" w:hAnsi="Times New Roman" w:cs="Times New Roman"/>
        </w:rPr>
        <w:t xml:space="preserve">with </w:t>
      </w:r>
      <w:r>
        <w:rPr>
          <w:rFonts w:ascii="Times New Roman" w:hAnsi="Times New Roman" w:cs="Times New Roman"/>
        </w:rPr>
        <w:t xml:space="preserve">physical injuries and psychological trauma, while for dogs this can be the reason for relocation and euthanasia. </w:t>
      </w:r>
      <w:r w:rsidRPr="006472AE">
        <w:rPr>
          <w:rFonts w:ascii="Times New Roman" w:hAnsi="Times New Roman" w:cs="Times New Roman"/>
        </w:rPr>
        <w:t xml:space="preserve">I plan to use this source to argue that licensing and mandatory training are necessary for owners of powerful breeds. That education and training for humans and </w:t>
      </w:r>
      <w:r w:rsidR="002B2FD3" w:rsidRPr="006472AE">
        <w:rPr>
          <w:rFonts w:ascii="Times New Roman" w:hAnsi="Times New Roman" w:cs="Times New Roman"/>
        </w:rPr>
        <w:t>dogs</w:t>
      </w:r>
      <w:r w:rsidRPr="006472AE">
        <w:rPr>
          <w:rFonts w:ascii="Times New Roman" w:hAnsi="Times New Roman" w:cs="Times New Roman"/>
        </w:rPr>
        <w:t xml:space="preserve"> is the best way to prevent predatory drives from turning into </w:t>
      </w:r>
      <w:proofErr w:type="gramStart"/>
      <w:r w:rsidR="002B2FD3">
        <w:rPr>
          <w:rFonts w:ascii="Times New Roman" w:hAnsi="Times New Roman" w:cs="Times New Roman"/>
        </w:rPr>
        <w:t xml:space="preserve">an </w:t>
      </w:r>
      <w:r w:rsidR="002B2FD3" w:rsidRPr="006472AE">
        <w:rPr>
          <w:rFonts w:ascii="Times New Roman" w:hAnsi="Times New Roman" w:cs="Times New Roman"/>
        </w:rPr>
        <w:t>attack</w:t>
      </w:r>
      <w:proofErr w:type="gramEnd"/>
      <w:r>
        <w:rPr>
          <w:rFonts w:ascii="Times New Roman" w:hAnsi="Times New Roman" w:cs="Times New Roman"/>
        </w:rPr>
        <w:t xml:space="preserve">; it also helps to reduce dog rehoming and euthanasia. </w:t>
      </w:r>
    </w:p>
    <w:p w14:paraId="338D4981" w14:textId="77777777" w:rsidR="00D61B30" w:rsidRPr="006472AE" w:rsidRDefault="00D61B30" w:rsidP="00D61B30">
      <w:pPr>
        <w:spacing w:line="480" w:lineRule="auto"/>
        <w:rPr>
          <w:rFonts w:ascii="Times New Roman" w:hAnsi="Times New Roman" w:cs="Times New Roman"/>
        </w:rPr>
      </w:pPr>
      <w:proofErr w:type="spellStart"/>
      <w:r w:rsidRPr="006472AE">
        <w:rPr>
          <w:rStyle w:val="Strong"/>
          <w:rFonts w:ascii="Times New Roman" w:hAnsi="Times New Roman" w:cs="Times New Roman"/>
        </w:rPr>
        <w:t>Shnookal</w:t>
      </w:r>
      <w:proofErr w:type="spellEnd"/>
      <w:r w:rsidRPr="006472AE">
        <w:rPr>
          <w:rStyle w:val="Strong"/>
          <w:rFonts w:ascii="Times New Roman" w:hAnsi="Times New Roman" w:cs="Times New Roman"/>
        </w:rPr>
        <w:t xml:space="preserve">, Joanna, et al. "Exploring trainer insights and understanding of on-lead dog aggressive </w:t>
      </w:r>
      <w:r w:rsidRPr="006472AE">
        <w:rPr>
          <w:rStyle w:val="Strong"/>
          <w:rFonts w:ascii="Times New Roman" w:hAnsi="Times New Roman" w:cs="Times New Roman"/>
        </w:rPr>
        <w:tab/>
      </w:r>
      <w:proofErr w:type="spellStart"/>
      <w:r w:rsidRPr="006472AE">
        <w:rPr>
          <w:rStyle w:val="Strong"/>
          <w:rFonts w:ascii="Times New Roman" w:hAnsi="Times New Roman" w:cs="Times New Roman"/>
        </w:rPr>
        <w:t>behaviours</w:t>
      </w:r>
      <w:proofErr w:type="spellEnd"/>
      <w:r w:rsidRPr="006472AE">
        <w:rPr>
          <w:rStyle w:val="Strong"/>
          <w:rFonts w:ascii="Times New Roman" w:hAnsi="Times New Roman" w:cs="Times New Roman"/>
        </w:rPr>
        <w:t xml:space="preserve"> and </w:t>
      </w:r>
      <w:proofErr w:type="spellStart"/>
      <w:r w:rsidRPr="006472AE">
        <w:rPr>
          <w:rStyle w:val="Strong"/>
          <w:rFonts w:ascii="Times New Roman" w:hAnsi="Times New Roman" w:cs="Times New Roman"/>
        </w:rPr>
        <w:t>behavioural</w:t>
      </w:r>
      <w:proofErr w:type="spellEnd"/>
      <w:r w:rsidRPr="006472AE">
        <w:rPr>
          <w:rStyle w:val="Strong"/>
          <w:rFonts w:ascii="Times New Roman" w:hAnsi="Times New Roman" w:cs="Times New Roman"/>
        </w:rPr>
        <w:t xml:space="preserve"> modification advice." Discover Animals, vol. 2, no. 1, 2025</w:t>
      </w:r>
      <w:proofErr w:type="gramStart"/>
      <w:r w:rsidRPr="006472AE">
        <w:rPr>
          <w:rStyle w:val="Strong"/>
          <w:rFonts w:ascii="Times New Roman" w:hAnsi="Times New Roman" w:cs="Times New Roman"/>
        </w:rPr>
        <w:t xml:space="preserve">, </w:t>
      </w:r>
      <w:r>
        <w:rPr>
          <w:rStyle w:val="Strong"/>
          <w:rFonts w:ascii="Times New Roman" w:hAnsi="Times New Roman" w:cs="Times New Roman"/>
        </w:rPr>
        <w:tab/>
      </w:r>
      <w:r w:rsidRPr="006472AE">
        <w:rPr>
          <w:rStyle w:val="Strong"/>
          <w:rFonts w:ascii="Times New Roman" w:hAnsi="Times New Roman" w:cs="Times New Roman"/>
        </w:rPr>
        <w:t>pp</w:t>
      </w:r>
      <w:proofErr w:type="gramEnd"/>
      <w:r w:rsidRPr="006472AE">
        <w:rPr>
          <w:rStyle w:val="Strong"/>
          <w:rFonts w:ascii="Times New Roman" w:hAnsi="Times New Roman" w:cs="Times New Roman"/>
        </w:rPr>
        <w:t xml:space="preserve">. 59. </w:t>
      </w:r>
      <w:r w:rsidRPr="006472AE">
        <w:rPr>
          <w:rStyle w:val="Strong"/>
          <w:rFonts w:ascii="Times New Roman" w:hAnsi="Times New Roman" w:cs="Times New Roman"/>
          <w:i/>
          <w:iCs/>
        </w:rPr>
        <w:t>ProQuest</w:t>
      </w:r>
      <w:r w:rsidRPr="006472AE">
        <w:rPr>
          <w:rStyle w:val="Strong"/>
          <w:rFonts w:ascii="Times New Roman" w:hAnsi="Times New Roman" w:cs="Times New Roman"/>
        </w:rPr>
        <w:t>,</w:t>
      </w:r>
      <w:r w:rsidRPr="006472AE">
        <w:rPr>
          <w:rFonts w:ascii="Times New Roman" w:hAnsi="Times New Roman" w:cs="Times New Roman"/>
        </w:rPr>
        <w:t xml:space="preserve"> </w:t>
      </w:r>
      <w:hyperlink r:id="rId18" w:history="1">
        <w:r w:rsidRPr="006472AE">
          <w:rPr>
            <w:rStyle w:val="Hyperlink"/>
            <w:rFonts w:ascii="Times New Roman" w:hAnsi="Times New Roman" w:cs="Times New Roman"/>
          </w:rPr>
          <w:t xml:space="preserve">Exploring trainer insights and understanding of on-lead dog aggressive </w:t>
        </w:r>
        <w:r w:rsidRPr="006472AE">
          <w:rPr>
            <w:rStyle w:val="Hyperlink"/>
            <w:rFonts w:ascii="Times New Roman" w:hAnsi="Times New Roman" w:cs="Times New Roman"/>
          </w:rPr>
          <w:tab/>
        </w:r>
        <w:proofErr w:type="spellStart"/>
        <w:r w:rsidRPr="006472AE">
          <w:rPr>
            <w:rStyle w:val="Hyperlink"/>
            <w:rFonts w:ascii="Times New Roman" w:hAnsi="Times New Roman" w:cs="Times New Roman"/>
          </w:rPr>
          <w:t>behaviours</w:t>
        </w:r>
        <w:proofErr w:type="spellEnd"/>
        <w:r w:rsidRPr="006472AE">
          <w:rPr>
            <w:rStyle w:val="Hyperlink"/>
            <w:rFonts w:ascii="Times New Roman" w:hAnsi="Times New Roman" w:cs="Times New Roman"/>
          </w:rPr>
          <w:t xml:space="preserve"> and </w:t>
        </w:r>
        <w:proofErr w:type="spellStart"/>
        <w:r w:rsidRPr="006472AE">
          <w:rPr>
            <w:rStyle w:val="Hyperlink"/>
            <w:rFonts w:ascii="Times New Roman" w:hAnsi="Times New Roman" w:cs="Times New Roman"/>
          </w:rPr>
          <w:t>behavioural</w:t>
        </w:r>
        <w:proofErr w:type="spellEnd"/>
        <w:r w:rsidRPr="006472AE">
          <w:rPr>
            <w:rStyle w:val="Hyperlink"/>
            <w:rFonts w:ascii="Times New Roman" w:hAnsi="Times New Roman" w:cs="Times New Roman"/>
          </w:rPr>
          <w:t xml:space="preserve"> modification advice - ProQuest</w:t>
        </w:r>
      </w:hyperlink>
      <w:r w:rsidRPr="006472AE">
        <w:rPr>
          <w:rFonts w:ascii="Times New Roman" w:hAnsi="Times New Roman" w:cs="Times New Roman"/>
        </w:rPr>
        <w:t>.</w:t>
      </w:r>
    </w:p>
    <w:p w14:paraId="4E49BA4C" w14:textId="1F1E4157" w:rsidR="00D61B30" w:rsidRPr="006472AE" w:rsidRDefault="00D61B30" w:rsidP="00D61B30">
      <w:pPr>
        <w:spacing w:line="480" w:lineRule="auto"/>
        <w:rPr>
          <w:rFonts w:ascii="Times New Roman" w:hAnsi="Times New Roman" w:cs="Times New Roman"/>
        </w:rPr>
      </w:pPr>
      <w:r w:rsidRPr="006472AE">
        <w:rPr>
          <w:rFonts w:ascii="Times New Roman" w:hAnsi="Times New Roman" w:cs="Times New Roman"/>
        </w:rPr>
        <w:tab/>
        <w:t xml:space="preserve">This Scholarly Journal from a </w:t>
      </w:r>
      <w:r w:rsidR="002B2FD3" w:rsidRPr="006472AE">
        <w:rPr>
          <w:rFonts w:ascii="Times New Roman" w:hAnsi="Times New Roman" w:cs="Times New Roman"/>
        </w:rPr>
        <w:t>database</w:t>
      </w:r>
      <w:r w:rsidRPr="006472AE">
        <w:rPr>
          <w:rFonts w:ascii="Times New Roman" w:hAnsi="Times New Roman" w:cs="Times New Roman"/>
        </w:rPr>
        <w:t xml:space="preserve"> examines on-lead dog aggressive behavior and the many different way trainers address it. The</w:t>
      </w:r>
      <w:r>
        <w:rPr>
          <w:rFonts w:ascii="Times New Roman" w:hAnsi="Times New Roman" w:cs="Times New Roman"/>
        </w:rPr>
        <w:t xml:space="preserve"> ten professional Australian</w:t>
      </w:r>
      <w:r w:rsidRPr="006472AE">
        <w:rPr>
          <w:rFonts w:ascii="Times New Roman" w:hAnsi="Times New Roman" w:cs="Times New Roman"/>
        </w:rPr>
        <w:t xml:space="preserve"> trainers involved in this study identified fear, frustration, genetics, and poor handling as the cause for on-lead dog aggression. </w:t>
      </w:r>
      <w:r>
        <w:rPr>
          <w:rFonts w:ascii="Times New Roman" w:hAnsi="Times New Roman" w:cs="Times New Roman"/>
        </w:rPr>
        <w:t xml:space="preserve">The study states that 19% of aggressive dogs involved in an attack received no regular walks. This </w:t>
      </w:r>
      <w:r w:rsidR="002B2FD3">
        <w:rPr>
          <w:rFonts w:ascii="Times New Roman" w:hAnsi="Times New Roman" w:cs="Times New Roman"/>
        </w:rPr>
        <w:t>suggests</w:t>
      </w:r>
      <w:r>
        <w:rPr>
          <w:rFonts w:ascii="Times New Roman" w:hAnsi="Times New Roman" w:cs="Times New Roman"/>
        </w:rPr>
        <w:t xml:space="preserve"> that aggressive dogs may be physically overbearing for their owners. The study claims that after being </w:t>
      </w:r>
      <w:r w:rsidR="002B2FD3">
        <w:rPr>
          <w:rFonts w:ascii="Times New Roman" w:hAnsi="Times New Roman" w:cs="Times New Roman"/>
        </w:rPr>
        <w:t>attacked</w:t>
      </w:r>
      <w:r>
        <w:rPr>
          <w:rFonts w:ascii="Times New Roman" w:hAnsi="Times New Roman" w:cs="Times New Roman"/>
        </w:rPr>
        <w:t xml:space="preserve">, a dog may become more fearful and aggressive. It also claims that a dog’s aggressive or undesirable behavior is reflective of their </w:t>
      </w:r>
      <w:r w:rsidR="002B2FD3">
        <w:rPr>
          <w:rFonts w:ascii="Times New Roman" w:hAnsi="Times New Roman" w:cs="Times New Roman"/>
        </w:rPr>
        <w:t>owner’s</w:t>
      </w:r>
      <w:r>
        <w:rPr>
          <w:rFonts w:ascii="Times New Roman" w:hAnsi="Times New Roman" w:cs="Times New Roman"/>
        </w:rPr>
        <w:t xml:space="preserve"> negative mood and emotion. There are different types of aggression in a dog, fear-aggression, territorial aggression and predatory </w:t>
      </w:r>
      <w:proofErr w:type="spellStart"/>
      <w:r>
        <w:rPr>
          <w:rFonts w:ascii="Times New Roman" w:hAnsi="Times New Roman" w:cs="Times New Roman"/>
        </w:rPr>
        <w:t>agrgression</w:t>
      </w:r>
      <w:proofErr w:type="spellEnd"/>
      <w:r>
        <w:rPr>
          <w:rFonts w:ascii="Times New Roman" w:hAnsi="Times New Roman" w:cs="Times New Roman"/>
        </w:rPr>
        <w:t xml:space="preserve">. </w:t>
      </w:r>
      <w:r w:rsidRPr="006472AE">
        <w:rPr>
          <w:rFonts w:ascii="Times New Roman" w:hAnsi="Times New Roman" w:cs="Times New Roman"/>
        </w:rPr>
        <w:t xml:space="preserve">They also noted that guarding or </w:t>
      </w:r>
      <w:r w:rsidRPr="006472AE">
        <w:rPr>
          <w:rFonts w:ascii="Times New Roman" w:hAnsi="Times New Roman" w:cs="Times New Roman"/>
        </w:rPr>
        <w:lastRenderedPageBreak/>
        <w:t xml:space="preserve">working breeds are more prone to aggression if not properly trained. I plan to use this source to support </w:t>
      </w:r>
      <w:r w:rsidR="002B2FD3" w:rsidRPr="006472AE">
        <w:rPr>
          <w:rFonts w:ascii="Times New Roman" w:hAnsi="Times New Roman" w:cs="Times New Roman"/>
        </w:rPr>
        <w:t>my</w:t>
      </w:r>
      <w:r w:rsidRPr="006472AE">
        <w:rPr>
          <w:rFonts w:ascii="Times New Roman" w:hAnsi="Times New Roman" w:cs="Times New Roman"/>
        </w:rPr>
        <w:t xml:space="preserve"> argument that training for owners, especially for powerful or high drive breeds, would greatly benefit public safety and would improve the welfare of both dog and owner.</w:t>
      </w:r>
    </w:p>
    <w:p w14:paraId="7D7CC6AE" w14:textId="77777777" w:rsidR="00D61B30" w:rsidRDefault="00D61B30" w:rsidP="00D61B30">
      <w:pPr>
        <w:spacing w:line="480" w:lineRule="auto"/>
      </w:pPr>
      <w:r>
        <w:t xml:space="preserve">“Why Breed-Specific Legislation Is Not the Answer.” </w:t>
      </w:r>
      <w:r>
        <w:rPr>
          <w:rStyle w:val="Emphasis"/>
        </w:rPr>
        <w:t xml:space="preserve">American Veterinary Medical Association </w:t>
      </w:r>
      <w:r>
        <w:rPr>
          <w:rStyle w:val="Emphasis"/>
        </w:rPr>
        <w:tab/>
        <w:t>(AVMA)</w:t>
      </w:r>
      <w:r>
        <w:t xml:space="preserve">, </w:t>
      </w:r>
      <w:hyperlink r:id="rId19" w:history="1">
        <w:r>
          <w:rPr>
            <w:rStyle w:val="Hyperlink"/>
          </w:rPr>
          <w:t xml:space="preserve">Why breed-specific legislation is not the answer | American Veterinary Medical </w:t>
        </w:r>
        <w:r>
          <w:rPr>
            <w:rStyle w:val="Hyperlink"/>
          </w:rPr>
          <w:tab/>
          <w:t>Association</w:t>
        </w:r>
      </w:hyperlink>
      <w:r>
        <w:t>.</w:t>
      </w:r>
    </w:p>
    <w:p w14:paraId="36DEEF95" w14:textId="2070BF41" w:rsidR="00D61B30" w:rsidRPr="006472AE" w:rsidRDefault="00D61B30" w:rsidP="00D61B30">
      <w:pPr>
        <w:spacing w:line="480" w:lineRule="auto"/>
        <w:rPr>
          <w:rFonts w:ascii="Times New Roman" w:hAnsi="Times New Roman" w:cs="Times New Roman"/>
        </w:rPr>
      </w:pPr>
      <w:r>
        <w:tab/>
        <w:t xml:space="preserve">In this online article, the American Veterinary Medical Association (AVMA) takes the stance that breed-specific legislation (BSL) is not the correct solution. The American Veterinary Medical Association claims that any breed of dog can bite. That the severity of the injury depends on a dog’s history, behavior, and size. The American Veterinary Medical Association also believes that breed bans don’t address irresponsible pet ownership. It states that </w:t>
      </w:r>
      <w:r w:rsidR="002B2FD3">
        <w:t>not</w:t>
      </w:r>
      <w:r>
        <w:t xml:space="preserve"> every bite is reported, especially if it doesn’t result in serious injury. The article also mentions how the number of a particular breed, or mixes is not known because not all dogs are licensed. The organization believes that instead of banning “dangerous” breed, legislative should advocate for responsible pet ownership. The AVMA </w:t>
      </w:r>
      <w:r w:rsidR="002B2FD3">
        <w:t>suggests</w:t>
      </w:r>
      <w:r>
        <w:t xml:space="preserve"> that there be </w:t>
      </w:r>
      <w:proofErr w:type="gramStart"/>
      <w:r>
        <w:t>an adult</w:t>
      </w:r>
      <w:proofErr w:type="gramEnd"/>
      <w:r>
        <w:t xml:space="preserve"> education programs that teach pet selection strategies, pet care and responsibility. I plan to use this source to argue that licensing and mandatory training will help battle against the lack of regulation and accountability.</w:t>
      </w:r>
    </w:p>
    <w:p w14:paraId="7DC9002B" w14:textId="77777777" w:rsidR="00D61B30" w:rsidRDefault="00D61B30" w:rsidP="004277D8">
      <w:pPr>
        <w:spacing w:line="480" w:lineRule="auto"/>
        <w:rPr>
          <w:rFonts w:ascii="Times New Roman" w:hAnsi="Times New Roman" w:cs="Times New Roman"/>
        </w:rPr>
      </w:pPr>
    </w:p>
    <w:p w14:paraId="2924B25A" w14:textId="77777777" w:rsidR="00320D7A" w:rsidRDefault="00320D7A" w:rsidP="004277D8">
      <w:pPr>
        <w:spacing w:line="480" w:lineRule="auto"/>
        <w:rPr>
          <w:rFonts w:ascii="Times New Roman" w:hAnsi="Times New Roman" w:cs="Times New Roman"/>
        </w:rPr>
      </w:pPr>
    </w:p>
    <w:p w14:paraId="2593AFB8" w14:textId="46BC6B55" w:rsidR="00E971A5" w:rsidRPr="00900F57" w:rsidRDefault="003675ED" w:rsidP="004277D8">
      <w:pPr>
        <w:spacing w:line="480" w:lineRule="auto"/>
        <w:rPr>
          <w:rFonts w:ascii="Times New Roman" w:hAnsi="Times New Roman" w:cs="Times New Roman"/>
        </w:rPr>
      </w:pPr>
      <w:r>
        <w:rPr>
          <w:rFonts w:ascii="Times New Roman" w:hAnsi="Times New Roman" w:cs="Times New Roman"/>
        </w:rPr>
        <w:tab/>
      </w:r>
    </w:p>
    <w:sectPr w:rsidR="00E971A5" w:rsidRPr="00900F57">
      <w:head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winger, Nate" w:date="2025-11-23T22:26:00Z" w:initials="NL">
    <w:p w14:paraId="6A353E97" w14:textId="77777777" w:rsidR="00547571" w:rsidRDefault="00547571" w:rsidP="00547571">
      <w:pPr>
        <w:pStyle w:val="CommentText"/>
      </w:pPr>
      <w:r>
        <w:rPr>
          <w:rStyle w:val="CommentReference"/>
        </w:rPr>
        <w:annotationRef/>
      </w:r>
      <w:r>
        <w:t>Spelling error</w:t>
      </w:r>
    </w:p>
  </w:comment>
  <w:comment w:id="4" w:author="Lowinger, Nate" w:date="2025-11-23T22:28:00Z" w:initials="NL">
    <w:p w14:paraId="0CDD0697" w14:textId="77777777" w:rsidR="00547571" w:rsidRDefault="00547571" w:rsidP="00547571">
      <w:pPr>
        <w:pStyle w:val="CommentText"/>
      </w:pPr>
      <w:r>
        <w:rPr>
          <w:rStyle w:val="CommentReference"/>
        </w:rPr>
        <w:annotationRef/>
      </w:r>
      <w:r>
        <w:t>“Increases” fit better right here compared to “increase”</w:t>
      </w:r>
    </w:p>
  </w:comment>
  <w:comment w:id="5" w:author="Lowinger, Nate" w:date="2025-11-23T22:29:00Z" w:initials="NL">
    <w:p w14:paraId="24B2135A" w14:textId="77777777" w:rsidR="00547571" w:rsidRDefault="00547571" w:rsidP="00547571">
      <w:pPr>
        <w:pStyle w:val="CommentText"/>
      </w:pPr>
      <w:r>
        <w:rPr>
          <w:rStyle w:val="CommentReference"/>
        </w:rPr>
        <w:annotationRef/>
      </w:r>
      <w:r>
        <w:t>Capital I in the name</w:t>
      </w:r>
    </w:p>
  </w:comment>
  <w:comment w:id="6" w:author="Lowinger, Nate" w:date="2025-11-23T22:31:00Z" w:initials="NL">
    <w:p w14:paraId="2B6969F5" w14:textId="77777777" w:rsidR="00547571" w:rsidRDefault="00547571" w:rsidP="00547571">
      <w:pPr>
        <w:pStyle w:val="CommentText"/>
      </w:pPr>
      <w:r>
        <w:rPr>
          <w:rStyle w:val="CommentReference"/>
        </w:rPr>
        <w:annotationRef/>
      </w:r>
      <w:r>
        <w:t>Check with Mary before removing it, but this reads weird</w:t>
      </w:r>
    </w:p>
  </w:comment>
  <w:comment w:id="7" w:author="Lowinger, Nate" w:date="2025-11-23T22:32:00Z" w:initials="NL">
    <w:p w14:paraId="3FFAD597" w14:textId="77777777" w:rsidR="00547571" w:rsidRDefault="00547571" w:rsidP="00547571">
      <w:pPr>
        <w:pStyle w:val="CommentText"/>
      </w:pPr>
      <w:r>
        <w:rPr>
          <w:rStyle w:val="CommentReference"/>
        </w:rPr>
        <w:annotationRef/>
      </w:r>
      <w:r>
        <w:t>This is a very lengthy sentence. Consider breaking it up into multiple smaller sentences</w:t>
      </w:r>
    </w:p>
  </w:comment>
  <w:comment w:id="8" w:author="Lowinger, Nate" w:date="2025-11-23T22:33:00Z" w:initials="NL">
    <w:p w14:paraId="271D5024" w14:textId="77777777" w:rsidR="00547571" w:rsidRDefault="00547571" w:rsidP="00547571">
      <w:pPr>
        <w:pStyle w:val="CommentText"/>
      </w:pPr>
      <w:r>
        <w:rPr>
          <w:rStyle w:val="CommentReference"/>
        </w:rPr>
        <w:annotationRef/>
      </w:r>
      <w:r>
        <w:t>Missing a comma after “article”</w:t>
      </w:r>
    </w:p>
  </w:comment>
  <w:comment w:id="9" w:author="Lowinger, Nate" w:date="2025-11-23T22:34:00Z" w:initials="NL">
    <w:p w14:paraId="47D48DA9" w14:textId="77777777" w:rsidR="00547571" w:rsidRDefault="00547571" w:rsidP="00547571">
      <w:pPr>
        <w:pStyle w:val="CommentText"/>
      </w:pPr>
      <w:r>
        <w:rPr>
          <w:rStyle w:val="CommentReference"/>
        </w:rPr>
        <w:annotationRef/>
      </w:r>
      <w:r>
        <w:t>“The” instead of they</w:t>
      </w:r>
    </w:p>
  </w:comment>
  <w:comment w:id="10" w:author="Lowinger, Nate" w:date="2025-11-23T22:34:00Z" w:initials="NL">
    <w:p w14:paraId="3CA71850" w14:textId="77777777" w:rsidR="00547571" w:rsidRDefault="00547571" w:rsidP="00547571">
      <w:pPr>
        <w:pStyle w:val="CommentText"/>
      </w:pPr>
      <w:r>
        <w:rPr>
          <w:rStyle w:val="CommentReference"/>
        </w:rPr>
        <w:annotationRef/>
      </w:r>
      <w:r>
        <w:t>Singular “dog” would fit better here and read better.</w:t>
      </w:r>
    </w:p>
  </w:comment>
  <w:comment w:id="11" w:author="Lowinger, Nate" w:date="2025-11-23T22:35:00Z" w:initials="NL">
    <w:p w14:paraId="12B2A607" w14:textId="77777777" w:rsidR="0056254F" w:rsidRDefault="0056254F" w:rsidP="0056254F">
      <w:pPr>
        <w:pStyle w:val="CommentText"/>
      </w:pPr>
      <w:r>
        <w:rPr>
          <w:rStyle w:val="CommentReference"/>
        </w:rPr>
        <w:annotationRef/>
      </w:r>
      <w:r>
        <w:t>“Milan’s” instead of “Milan”</w:t>
      </w:r>
    </w:p>
  </w:comment>
  <w:comment w:id="12" w:author="Lowinger, Nate" w:date="2025-11-23T22:38:00Z" w:initials="NL">
    <w:p w14:paraId="4B907FD1" w14:textId="77777777" w:rsidR="0056254F" w:rsidRDefault="0056254F" w:rsidP="0056254F">
      <w:pPr>
        <w:pStyle w:val="CommentText"/>
      </w:pPr>
      <w:r>
        <w:rPr>
          <w:rStyle w:val="CommentReference"/>
        </w:rPr>
        <w:annotationRef/>
      </w:r>
      <w:r>
        <w:t>Because this is not a citation you can use and other’s instead and it would read smoother.</w:t>
      </w:r>
    </w:p>
  </w:comment>
  <w:comment w:id="13" w:author="Lowinger, Nate" w:date="2025-11-23T22:39:00Z" w:initials="NL">
    <w:p w14:paraId="41D87748" w14:textId="77777777" w:rsidR="0056254F" w:rsidRDefault="0056254F" w:rsidP="0056254F">
      <w:pPr>
        <w:pStyle w:val="CommentText"/>
      </w:pPr>
      <w:r>
        <w:rPr>
          <w:rStyle w:val="CommentReference"/>
        </w:rPr>
        <w:annotationRef/>
      </w:r>
      <w:r>
        <w:t>Missing “the” after “of”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353E97" w15:done="0"/>
  <w15:commentEx w15:paraId="0CDD0697" w15:done="0"/>
  <w15:commentEx w15:paraId="24B2135A" w15:done="0"/>
  <w15:commentEx w15:paraId="2B6969F5" w15:done="0"/>
  <w15:commentEx w15:paraId="3FFAD597" w15:done="0"/>
  <w15:commentEx w15:paraId="271D5024" w15:done="0"/>
  <w15:commentEx w15:paraId="47D48DA9" w15:done="0"/>
  <w15:commentEx w15:paraId="3CA71850" w15:done="0"/>
  <w15:commentEx w15:paraId="12B2A607" w15:done="0"/>
  <w15:commentEx w15:paraId="4B907FD1" w15:done="0"/>
  <w15:commentEx w15:paraId="41D877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A5049" w16cex:dateUtc="2025-11-24T04:26:00Z"/>
  <w16cex:commentExtensible w16cex:durableId="121DCEBC" w16cex:dateUtc="2025-11-24T04:28:00Z"/>
  <w16cex:commentExtensible w16cex:durableId="30C58440" w16cex:dateUtc="2025-11-24T04:29:00Z"/>
  <w16cex:commentExtensible w16cex:durableId="2D052176" w16cex:dateUtc="2025-11-24T04:31:00Z"/>
  <w16cex:commentExtensible w16cex:durableId="543B7033" w16cex:dateUtc="2025-11-24T04:32:00Z"/>
  <w16cex:commentExtensible w16cex:durableId="1A4B552B" w16cex:dateUtc="2025-11-24T04:33:00Z"/>
  <w16cex:commentExtensible w16cex:durableId="1CFE0547" w16cex:dateUtc="2025-11-24T04:34:00Z"/>
  <w16cex:commentExtensible w16cex:durableId="0FE59249" w16cex:dateUtc="2025-11-24T04:34:00Z"/>
  <w16cex:commentExtensible w16cex:durableId="7AE88621" w16cex:dateUtc="2025-11-24T04:35:00Z"/>
  <w16cex:commentExtensible w16cex:durableId="6690FF67" w16cex:dateUtc="2025-11-24T04:38:00Z"/>
  <w16cex:commentExtensible w16cex:durableId="455BB9E4" w16cex:dateUtc="2025-11-24T0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353E97" w16cid:durableId="2C5A5049"/>
  <w16cid:commentId w16cid:paraId="0CDD0697" w16cid:durableId="121DCEBC"/>
  <w16cid:commentId w16cid:paraId="24B2135A" w16cid:durableId="30C58440"/>
  <w16cid:commentId w16cid:paraId="2B6969F5" w16cid:durableId="2D052176"/>
  <w16cid:commentId w16cid:paraId="3FFAD597" w16cid:durableId="543B7033"/>
  <w16cid:commentId w16cid:paraId="271D5024" w16cid:durableId="1A4B552B"/>
  <w16cid:commentId w16cid:paraId="47D48DA9" w16cid:durableId="1CFE0547"/>
  <w16cid:commentId w16cid:paraId="3CA71850" w16cid:durableId="0FE59249"/>
  <w16cid:commentId w16cid:paraId="12B2A607" w16cid:durableId="7AE88621"/>
  <w16cid:commentId w16cid:paraId="4B907FD1" w16cid:durableId="6690FF67"/>
  <w16cid:commentId w16cid:paraId="41D87748" w16cid:durableId="455BB9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42F6" w14:textId="77777777" w:rsidR="000107CC" w:rsidRDefault="000107CC" w:rsidP="00900F57">
      <w:pPr>
        <w:spacing w:after="0" w:line="240" w:lineRule="auto"/>
      </w:pPr>
      <w:r>
        <w:separator/>
      </w:r>
    </w:p>
  </w:endnote>
  <w:endnote w:type="continuationSeparator" w:id="0">
    <w:p w14:paraId="068864FE" w14:textId="77777777" w:rsidR="000107CC" w:rsidRDefault="000107CC" w:rsidP="00900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F6E1" w14:textId="77777777" w:rsidR="000107CC" w:rsidRDefault="000107CC" w:rsidP="00900F57">
      <w:pPr>
        <w:spacing w:after="0" w:line="240" w:lineRule="auto"/>
      </w:pPr>
      <w:r>
        <w:separator/>
      </w:r>
    </w:p>
  </w:footnote>
  <w:footnote w:type="continuationSeparator" w:id="0">
    <w:p w14:paraId="2B4E5967" w14:textId="77777777" w:rsidR="000107CC" w:rsidRDefault="000107CC" w:rsidP="00900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B59E" w14:textId="0B472A6D" w:rsidR="00900F57" w:rsidRDefault="00900F57">
    <w:pPr>
      <w:pStyle w:val="Header"/>
      <w:jc w:val="right"/>
    </w:pPr>
    <w:r>
      <w:t xml:space="preserve">Lor </w:t>
    </w:r>
    <w:sdt>
      <w:sdtPr>
        <w:id w:val="-18532586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0F8E6D6" w14:textId="77777777" w:rsidR="00900F57" w:rsidRDefault="00900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12CC6"/>
    <w:multiLevelType w:val="multilevel"/>
    <w:tmpl w:val="B816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2840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57"/>
    <w:rsid w:val="0000172D"/>
    <w:rsid w:val="000107CC"/>
    <w:rsid w:val="00016B62"/>
    <w:rsid w:val="00021A5F"/>
    <w:rsid w:val="00024398"/>
    <w:rsid w:val="00044666"/>
    <w:rsid w:val="0007262D"/>
    <w:rsid w:val="0007593C"/>
    <w:rsid w:val="00085DD5"/>
    <w:rsid w:val="000932B9"/>
    <w:rsid w:val="000B786A"/>
    <w:rsid w:val="000C249D"/>
    <w:rsid w:val="001019FD"/>
    <w:rsid w:val="0011185C"/>
    <w:rsid w:val="00115CC7"/>
    <w:rsid w:val="0012243E"/>
    <w:rsid w:val="00124788"/>
    <w:rsid w:val="00135A77"/>
    <w:rsid w:val="00142D4F"/>
    <w:rsid w:val="00142FE4"/>
    <w:rsid w:val="00152F5A"/>
    <w:rsid w:val="001556B2"/>
    <w:rsid w:val="0017477A"/>
    <w:rsid w:val="00184D09"/>
    <w:rsid w:val="001879CC"/>
    <w:rsid w:val="00191C88"/>
    <w:rsid w:val="00192BD1"/>
    <w:rsid w:val="0019353D"/>
    <w:rsid w:val="00197628"/>
    <w:rsid w:val="001A22F9"/>
    <w:rsid w:val="001A6646"/>
    <w:rsid w:val="001C51AF"/>
    <w:rsid w:val="001D37D7"/>
    <w:rsid w:val="001D592B"/>
    <w:rsid w:val="002070ED"/>
    <w:rsid w:val="00214D0A"/>
    <w:rsid w:val="00247337"/>
    <w:rsid w:val="00254C46"/>
    <w:rsid w:val="00255ED1"/>
    <w:rsid w:val="00270A36"/>
    <w:rsid w:val="00292513"/>
    <w:rsid w:val="00293240"/>
    <w:rsid w:val="00293390"/>
    <w:rsid w:val="00294E21"/>
    <w:rsid w:val="00295698"/>
    <w:rsid w:val="002B2FD3"/>
    <w:rsid w:val="002B4C5B"/>
    <w:rsid w:val="002C6B3B"/>
    <w:rsid w:val="002D3AE3"/>
    <w:rsid w:val="002F1B4E"/>
    <w:rsid w:val="002F73BD"/>
    <w:rsid w:val="00304E2F"/>
    <w:rsid w:val="00320D7A"/>
    <w:rsid w:val="00321B00"/>
    <w:rsid w:val="0032369D"/>
    <w:rsid w:val="00323B02"/>
    <w:rsid w:val="00344620"/>
    <w:rsid w:val="003532E7"/>
    <w:rsid w:val="0035337D"/>
    <w:rsid w:val="00364143"/>
    <w:rsid w:val="003658D2"/>
    <w:rsid w:val="003675ED"/>
    <w:rsid w:val="00374538"/>
    <w:rsid w:val="0039094C"/>
    <w:rsid w:val="003C0549"/>
    <w:rsid w:val="003C210F"/>
    <w:rsid w:val="003D0D7B"/>
    <w:rsid w:val="003F0601"/>
    <w:rsid w:val="003F16C3"/>
    <w:rsid w:val="003F3D8F"/>
    <w:rsid w:val="003F61D3"/>
    <w:rsid w:val="003F7134"/>
    <w:rsid w:val="0040223D"/>
    <w:rsid w:val="0040580D"/>
    <w:rsid w:val="00416D9F"/>
    <w:rsid w:val="00422786"/>
    <w:rsid w:val="004276C6"/>
    <w:rsid w:val="004277D8"/>
    <w:rsid w:val="00443AC7"/>
    <w:rsid w:val="00446B17"/>
    <w:rsid w:val="00452CF6"/>
    <w:rsid w:val="00452D52"/>
    <w:rsid w:val="00454403"/>
    <w:rsid w:val="00455CBB"/>
    <w:rsid w:val="00457FF9"/>
    <w:rsid w:val="00464318"/>
    <w:rsid w:val="0047240C"/>
    <w:rsid w:val="00481198"/>
    <w:rsid w:val="00483BBC"/>
    <w:rsid w:val="00495D10"/>
    <w:rsid w:val="004A5BEC"/>
    <w:rsid w:val="004A6CEA"/>
    <w:rsid w:val="004A6D24"/>
    <w:rsid w:val="004B2667"/>
    <w:rsid w:val="004B3CB8"/>
    <w:rsid w:val="004B3DA6"/>
    <w:rsid w:val="004B7374"/>
    <w:rsid w:val="004C230C"/>
    <w:rsid w:val="004C74AD"/>
    <w:rsid w:val="004D1FE8"/>
    <w:rsid w:val="004D3F7E"/>
    <w:rsid w:val="004D5D4B"/>
    <w:rsid w:val="004E0B1E"/>
    <w:rsid w:val="004F1791"/>
    <w:rsid w:val="004F7042"/>
    <w:rsid w:val="00503EA9"/>
    <w:rsid w:val="00514C81"/>
    <w:rsid w:val="005157E6"/>
    <w:rsid w:val="00522B6B"/>
    <w:rsid w:val="00524D66"/>
    <w:rsid w:val="00530507"/>
    <w:rsid w:val="005361E9"/>
    <w:rsid w:val="00540DC2"/>
    <w:rsid w:val="00545A2C"/>
    <w:rsid w:val="005470E1"/>
    <w:rsid w:val="00547571"/>
    <w:rsid w:val="00553045"/>
    <w:rsid w:val="00553DE9"/>
    <w:rsid w:val="00557045"/>
    <w:rsid w:val="0056254F"/>
    <w:rsid w:val="00564166"/>
    <w:rsid w:val="00570B70"/>
    <w:rsid w:val="00584192"/>
    <w:rsid w:val="005864FA"/>
    <w:rsid w:val="005B7ACD"/>
    <w:rsid w:val="005C4440"/>
    <w:rsid w:val="005D0E33"/>
    <w:rsid w:val="005D34A9"/>
    <w:rsid w:val="005E391A"/>
    <w:rsid w:val="00605930"/>
    <w:rsid w:val="00606D5E"/>
    <w:rsid w:val="00614F72"/>
    <w:rsid w:val="00622189"/>
    <w:rsid w:val="00623A42"/>
    <w:rsid w:val="00625929"/>
    <w:rsid w:val="006415D1"/>
    <w:rsid w:val="0065285B"/>
    <w:rsid w:val="00661A60"/>
    <w:rsid w:val="00666EC0"/>
    <w:rsid w:val="00677DFE"/>
    <w:rsid w:val="006932EE"/>
    <w:rsid w:val="006945A8"/>
    <w:rsid w:val="00694C0E"/>
    <w:rsid w:val="006A3B20"/>
    <w:rsid w:val="006B557D"/>
    <w:rsid w:val="006C01A2"/>
    <w:rsid w:val="006C2E52"/>
    <w:rsid w:val="006D058A"/>
    <w:rsid w:val="006D49D5"/>
    <w:rsid w:val="006E4D1D"/>
    <w:rsid w:val="006F6E67"/>
    <w:rsid w:val="006F7081"/>
    <w:rsid w:val="00706149"/>
    <w:rsid w:val="00711CC5"/>
    <w:rsid w:val="00713DDD"/>
    <w:rsid w:val="007150F0"/>
    <w:rsid w:val="00723BE5"/>
    <w:rsid w:val="007251F3"/>
    <w:rsid w:val="00726E88"/>
    <w:rsid w:val="00737D23"/>
    <w:rsid w:val="00751173"/>
    <w:rsid w:val="0075797E"/>
    <w:rsid w:val="00761905"/>
    <w:rsid w:val="00761F24"/>
    <w:rsid w:val="007665C8"/>
    <w:rsid w:val="0077226E"/>
    <w:rsid w:val="0078340B"/>
    <w:rsid w:val="007B2DEB"/>
    <w:rsid w:val="007B77FE"/>
    <w:rsid w:val="007D327F"/>
    <w:rsid w:val="007E7152"/>
    <w:rsid w:val="007F0770"/>
    <w:rsid w:val="007F5D71"/>
    <w:rsid w:val="00806BA5"/>
    <w:rsid w:val="00806E16"/>
    <w:rsid w:val="008237C3"/>
    <w:rsid w:val="00824BAE"/>
    <w:rsid w:val="00827CE8"/>
    <w:rsid w:val="00835969"/>
    <w:rsid w:val="00845864"/>
    <w:rsid w:val="00854B6A"/>
    <w:rsid w:val="00863EF0"/>
    <w:rsid w:val="00865676"/>
    <w:rsid w:val="00870956"/>
    <w:rsid w:val="008716EC"/>
    <w:rsid w:val="00876BBD"/>
    <w:rsid w:val="008A2384"/>
    <w:rsid w:val="008B138E"/>
    <w:rsid w:val="008B42F2"/>
    <w:rsid w:val="008C30B1"/>
    <w:rsid w:val="008C4DC7"/>
    <w:rsid w:val="008D67D8"/>
    <w:rsid w:val="008F1B7C"/>
    <w:rsid w:val="008F4C07"/>
    <w:rsid w:val="008F7A7C"/>
    <w:rsid w:val="00900F57"/>
    <w:rsid w:val="00901C4D"/>
    <w:rsid w:val="00910FF2"/>
    <w:rsid w:val="0091780B"/>
    <w:rsid w:val="00924A14"/>
    <w:rsid w:val="009330CE"/>
    <w:rsid w:val="00937709"/>
    <w:rsid w:val="00943E3F"/>
    <w:rsid w:val="009523E1"/>
    <w:rsid w:val="00954BCF"/>
    <w:rsid w:val="00970A92"/>
    <w:rsid w:val="009825C8"/>
    <w:rsid w:val="00992A1D"/>
    <w:rsid w:val="009D33D6"/>
    <w:rsid w:val="009D4F97"/>
    <w:rsid w:val="009D672B"/>
    <w:rsid w:val="009E17D2"/>
    <w:rsid w:val="009E1EE0"/>
    <w:rsid w:val="009E330C"/>
    <w:rsid w:val="009F5956"/>
    <w:rsid w:val="009F713E"/>
    <w:rsid w:val="00A12752"/>
    <w:rsid w:val="00A142FC"/>
    <w:rsid w:val="00A2148F"/>
    <w:rsid w:val="00A27C4B"/>
    <w:rsid w:val="00A32EFA"/>
    <w:rsid w:val="00A42B03"/>
    <w:rsid w:val="00A4395E"/>
    <w:rsid w:val="00A537D1"/>
    <w:rsid w:val="00A60734"/>
    <w:rsid w:val="00A629AD"/>
    <w:rsid w:val="00A661F0"/>
    <w:rsid w:val="00A72768"/>
    <w:rsid w:val="00A76A5A"/>
    <w:rsid w:val="00A85984"/>
    <w:rsid w:val="00A97133"/>
    <w:rsid w:val="00AB026E"/>
    <w:rsid w:val="00AB18A3"/>
    <w:rsid w:val="00AB6051"/>
    <w:rsid w:val="00AC0045"/>
    <w:rsid w:val="00AC3CAA"/>
    <w:rsid w:val="00AD1F18"/>
    <w:rsid w:val="00AD59BD"/>
    <w:rsid w:val="00AD632B"/>
    <w:rsid w:val="00AE5C8D"/>
    <w:rsid w:val="00AF0295"/>
    <w:rsid w:val="00AF519F"/>
    <w:rsid w:val="00B02419"/>
    <w:rsid w:val="00B07071"/>
    <w:rsid w:val="00B20D15"/>
    <w:rsid w:val="00B25452"/>
    <w:rsid w:val="00B359CD"/>
    <w:rsid w:val="00B3702E"/>
    <w:rsid w:val="00B40331"/>
    <w:rsid w:val="00B55EC0"/>
    <w:rsid w:val="00B60251"/>
    <w:rsid w:val="00B727F7"/>
    <w:rsid w:val="00B76791"/>
    <w:rsid w:val="00B81BCB"/>
    <w:rsid w:val="00BA01BD"/>
    <w:rsid w:val="00BB1A47"/>
    <w:rsid w:val="00BD531A"/>
    <w:rsid w:val="00BE7B7E"/>
    <w:rsid w:val="00BF7A17"/>
    <w:rsid w:val="00C02880"/>
    <w:rsid w:val="00C10CF2"/>
    <w:rsid w:val="00C1282B"/>
    <w:rsid w:val="00C2362E"/>
    <w:rsid w:val="00C27CD0"/>
    <w:rsid w:val="00C35938"/>
    <w:rsid w:val="00C37607"/>
    <w:rsid w:val="00C538B5"/>
    <w:rsid w:val="00C555E4"/>
    <w:rsid w:val="00C643EE"/>
    <w:rsid w:val="00C6671E"/>
    <w:rsid w:val="00C70083"/>
    <w:rsid w:val="00C74297"/>
    <w:rsid w:val="00C85F2E"/>
    <w:rsid w:val="00C86C96"/>
    <w:rsid w:val="00C873D9"/>
    <w:rsid w:val="00C8768F"/>
    <w:rsid w:val="00C93CB2"/>
    <w:rsid w:val="00CB245A"/>
    <w:rsid w:val="00CC083A"/>
    <w:rsid w:val="00CC7E03"/>
    <w:rsid w:val="00CD521E"/>
    <w:rsid w:val="00CD5A58"/>
    <w:rsid w:val="00CE5FAD"/>
    <w:rsid w:val="00CF0CF1"/>
    <w:rsid w:val="00CF53B0"/>
    <w:rsid w:val="00D0595E"/>
    <w:rsid w:val="00D1228C"/>
    <w:rsid w:val="00D25154"/>
    <w:rsid w:val="00D35850"/>
    <w:rsid w:val="00D44E78"/>
    <w:rsid w:val="00D60B99"/>
    <w:rsid w:val="00D61B30"/>
    <w:rsid w:val="00DA5485"/>
    <w:rsid w:val="00DB004C"/>
    <w:rsid w:val="00DB0A99"/>
    <w:rsid w:val="00DB0EDE"/>
    <w:rsid w:val="00DB2A3F"/>
    <w:rsid w:val="00DB644B"/>
    <w:rsid w:val="00DB7C41"/>
    <w:rsid w:val="00DD36BB"/>
    <w:rsid w:val="00DE2395"/>
    <w:rsid w:val="00DF720C"/>
    <w:rsid w:val="00DF7FF2"/>
    <w:rsid w:val="00E12AA1"/>
    <w:rsid w:val="00E13F81"/>
    <w:rsid w:val="00E1688B"/>
    <w:rsid w:val="00E3168C"/>
    <w:rsid w:val="00E339E6"/>
    <w:rsid w:val="00E50AFF"/>
    <w:rsid w:val="00E50C3E"/>
    <w:rsid w:val="00E5199B"/>
    <w:rsid w:val="00E55548"/>
    <w:rsid w:val="00E634C7"/>
    <w:rsid w:val="00E71AA6"/>
    <w:rsid w:val="00E745F0"/>
    <w:rsid w:val="00E923AE"/>
    <w:rsid w:val="00E9626A"/>
    <w:rsid w:val="00E971A5"/>
    <w:rsid w:val="00EA2F40"/>
    <w:rsid w:val="00EB5095"/>
    <w:rsid w:val="00EB6FF7"/>
    <w:rsid w:val="00EB7384"/>
    <w:rsid w:val="00EC1BD1"/>
    <w:rsid w:val="00ED05EE"/>
    <w:rsid w:val="00ED13C4"/>
    <w:rsid w:val="00ED2D1A"/>
    <w:rsid w:val="00ED2E8B"/>
    <w:rsid w:val="00F03D5C"/>
    <w:rsid w:val="00F04E4A"/>
    <w:rsid w:val="00F062B9"/>
    <w:rsid w:val="00F1019B"/>
    <w:rsid w:val="00F14A0B"/>
    <w:rsid w:val="00F14A51"/>
    <w:rsid w:val="00F15F5E"/>
    <w:rsid w:val="00F20D6E"/>
    <w:rsid w:val="00F26E83"/>
    <w:rsid w:val="00F31538"/>
    <w:rsid w:val="00F36DF3"/>
    <w:rsid w:val="00F4098A"/>
    <w:rsid w:val="00F4332D"/>
    <w:rsid w:val="00F51C27"/>
    <w:rsid w:val="00F52094"/>
    <w:rsid w:val="00F537AA"/>
    <w:rsid w:val="00F56F39"/>
    <w:rsid w:val="00F60FA1"/>
    <w:rsid w:val="00F66275"/>
    <w:rsid w:val="00F76A02"/>
    <w:rsid w:val="00F7719C"/>
    <w:rsid w:val="00F81CF7"/>
    <w:rsid w:val="00F85838"/>
    <w:rsid w:val="00F86108"/>
    <w:rsid w:val="00F877FF"/>
    <w:rsid w:val="00FB24A8"/>
    <w:rsid w:val="00FC108F"/>
    <w:rsid w:val="00FD3A13"/>
    <w:rsid w:val="00FE094D"/>
    <w:rsid w:val="00FE5F6D"/>
    <w:rsid w:val="00FF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7E3FA"/>
  <w15:chartTrackingRefBased/>
  <w15:docId w15:val="{D2C97756-3079-4370-A0B6-56A379FC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F57"/>
    <w:rPr>
      <w:rFonts w:eastAsiaTheme="majorEastAsia" w:cstheme="majorBidi"/>
      <w:color w:val="272727" w:themeColor="text1" w:themeTint="D8"/>
    </w:rPr>
  </w:style>
  <w:style w:type="paragraph" w:styleId="Title">
    <w:name w:val="Title"/>
    <w:basedOn w:val="Normal"/>
    <w:next w:val="Normal"/>
    <w:link w:val="TitleChar"/>
    <w:uiPriority w:val="10"/>
    <w:qFormat/>
    <w:rsid w:val="00900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F57"/>
    <w:pPr>
      <w:spacing w:before="160"/>
      <w:jc w:val="center"/>
    </w:pPr>
    <w:rPr>
      <w:i/>
      <w:iCs/>
      <w:color w:val="404040" w:themeColor="text1" w:themeTint="BF"/>
    </w:rPr>
  </w:style>
  <w:style w:type="character" w:customStyle="1" w:styleId="QuoteChar">
    <w:name w:val="Quote Char"/>
    <w:basedOn w:val="DefaultParagraphFont"/>
    <w:link w:val="Quote"/>
    <w:uiPriority w:val="29"/>
    <w:rsid w:val="00900F57"/>
    <w:rPr>
      <w:i/>
      <w:iCs/>
      <w:color w:val="404040" w:themeColor="text1" w:themeTint="BF"/>
    </w:rPr>
  </w:style>
  <w:style w:type="paragraph" w:styleId="ListParagraph">
    <w:name w:val="List Paragraph"/>
    <w:basedOn w:val="Normal"/>
    <w:uiPriority w:val="34"/>
    <w:qFormat/>
    <w:rsid w:val="00900F57"/>
    <w:pPr>
      <w:ind w:left="720"/>
      <w:contextualSpacing/>
    </w:pPr>
  </w:style>
  <w:style w:type="character" w:styleId="IntenseEmphasis">
    <w:name w:val="Intense Emphasis"/>
    <w:basedOn w:val="DefaultParagraphFont"/>
    <w:uiPriority w:val="21"/>
    <w:qFormat/>
    <w:rsid w:val="00900F57"/>
    <w:rPr>
      <w:i/>
      <w:iCs/>
      <w:color w:val="0F4761" w:themeColor="accent1" w:themeShade="BF"/>
    </w:rPr>
  </w:style>
  <w:style w:type="paragraph" w:styleId="IntenseQuote">
    <w:name w:val="Intense Quote"/>
    <w:basedOn w:val="Normal"/>
    <w:next w:val="Normal"/>
    <w:link w:val="IntenseQuoteChar"/>
    <w:uiPriority w:val="30"/>
    <w:qFormat/>
    <w:rsid w:val="00900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F57"/>
    <w:rPr>
      <w:i/>
      <w:iCs/>
      <w:color w:val="0F4761" w:themeColor="accent1" w:themeShade="BF"/>
    </w:rPr>
  </w:style>
  <w:style w:type="character" w:styleId="IntenseReference">
    <w:name w:val="Intense Reference"/>
    <w:basedOn w:val="DefaultParagraphFont"/>
    <w:uiPriority w:val="32"/>
    <w:qFormat/>
    <w:rsid w:val="00900F57"/>
    <w:rPr>
      <w:b/>
      <w:bCs/>
      <w:smallCaps/>
      <w:color w:val="0F4761" w:themeColor="accent1" w:themeShade="BF"/>
      <w:spacing w:val="5"/>
    </w:rPr>
  </w:style>
  <w:style w:type="paragraph" w:styleId="Header">
    <w:name w:val="header"/>
    <w:basedOn w:val="Normal"/>
    <w:link w:val="HeaderChar"/>
    <w:uiPriority w:val="99"/>
    <w:unhideWhenUsed/>
    <w:rsid w:val="00900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F57"/>
  </w:style>
  <w:style w:type="paragraph" w:styleId="Footer">
    <w:name w:val="footer"/>
    <w:basedOn w:val="Normal"/>
    <w:link w:val="FooterChar"/>
    <w:uiPriority w:val="99"/>
    <w:unhideWhenUsed/>
    <w:rsid w:val="00900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F57"/>
  </w:style>
  <w:style w:type="character" w:styleId="Hyperlink">
    <w:name w:val="Hyperlink"/>
    <w:basedOn w:val="DefaultParagraphFont"/>
    <w:uiPriority w:val="99"/>
    <w:unhideWhenUsed/>
    <w:rsid w:val="00D61B30"/>
    <w:rPr>
      <w:color w:val="467886" w:themeColor="hyperlink"/>
      <w:u w:val="single"/>
    </w:rPr>
  </w:style>
  <w:style w:type="character" w:styleId="Emphasis">
    <w:name w:val="Emphasis"/>
    <w:basedOn w:val="DefaultParagraphFont"/>
    <w:uiPriority w:val="20"/>
    <w:qFormat/>
    <w:rsid w:val="00D61B30"/>
    <w:rPr>
      <w:i/>
      <w:iCs/>
    </w:rPr>
  </w:style>
  <w:style w:type="character" w:styleId="Strong">
    <w:name w:val="Strong"/>
    <w:basedOn w:val="DefaultParagraphFont"/>
    <w:uiPriority w:val="22"/>
    <w:qFormat/>
    <w:rsid w:val="00D61B30"/>
    <w:rPr>
      <w:b/>
      <w:bCs/>
    </w:rPr>
  </w:style>
  <w:style w:type="paragraph" w:styleId="Revision">
    <w:name w:val="Revision"/>
    <w:hidden/>
    <w:uiPriority w:val="99"/>
    <w:semiHidden/>
    <w:rsid w:val="00547571"/>
    <w:pPr>
      <w:spacing w:after="0" w:line="240" w:lineRule="auto"/>
    </w:pPr>
  </w:style>
  <w:style w:type="character" w:styleId="CommentReference">
    <w:name w:val="annotation reference"/>
    <w:basedOn w:val="DefaultParagraphFont"/>
    <w:uiPriority w:val="99"/>
    <w:semiHidden/>
    <w:unhideWhenUsed/>
    <w:rsid w:val="00547571"/>
    <w:rPr>
      <w:sz w:val="16"/>
      <w:szCs w:val="16"/>
    </w:rPr>
  </w:style>
  <w:style w:type="paragraph" w:styleId="CommentText">
    <w:name w:val="annotation text"/>
    <w:basedOn w:val="Normal"/>
    <w:link w:val="CommentTextChar"/>
    <w:uiPriority w:val="99"/>
    <w:unhideWhenUsed/>
    <w:rsid w:val="00547571"/>
    <w:pPr>
      <w:spacing w:line="240" w:lineRule="auto"/>
    </w:pPr>
    <w:rPr>
      <w:sz w:val="20"/>
      <w:szCs w:val="20"/>
    </w:rPr>
  </w:style>
  <w:style w:type="character" w:customStyle="1" w:styleId="CommentTextChar">
    <w:name w:val="Comment Text Char"/>
    <w:basedOn w:val="DefaultParagraphFont"/>
    <w:link w:val="CommentText"/>
    <w:uiPriority w:val="99"/>
    <w:rsid w:val="00547571"/>
    <w:rPr>
      <w:sz w:val="20"/>
      <w:szCs w:val="20"/>
    </w:rPr>
  </w:style>
  <w:style w:type="paragraph" w:styleId="CommentSubject">
    <w:name w:val="annotation subject"/>
    <w:basedOn w:val="CommentText"/>
    <w:next w:val="CommentText"/>
    <w:link w:val="CommentSubjectChar"/>
    <w:uiPriority w:val="99"/>
    <w:semiHidden/>
    <w:unhideWhenUsed/>
    <w:rsid w:val="00547571"/>
    <w:rPr>
      <w:b/>
      <w:bCs/>
    </w:rPr>
  </w:style>
  <w:style w:type="character" w:customStyle="1" w:styleId="CommentSubjectChar">
    <w:name w:val="Comment Subject Char"/>
    <w:basedOn w:val="CommentTextChar"/>
    <w:link w:val="CommentSubject"/>
    <w:uiPriority w:val="99"/>
    <w:semiHidden/>
    <w:rsid w:val="005475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www.proquest.com/docview/3257233335/8D909C0637C94661PQ/11?accountid=40736&amp;sourcetype=Scholarly%20Journal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www.proquest.com/docview/2584301934/15ECA9C80AE24BFBPQ/12?accountid=40736&amp;sourcetype=Scholarly%20Journals" TargetMode="External"/><Relationship Id="rId2" Type="http://schemas.openxmlformats.org/officeDocument/2006/relationships/customXml" Target="../customXml/item2.xml"/><Relationship Id="rId16" Type="http://schemas.openxmlformats.org/officeDocument/2006/relationships/hyperlink" Target="https://www.proquest.com/docview/3067378378/E2768FA71E4C41C0PQ/2?accountid=40736&amp;sourcetype=Scholarly%20Journal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www.proquest.com/docview/3225672599/3342654525604A6BPQ/3?accountid=40736&amp;sourcetype=Scholarly%20Journals"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www.avma.org/resources-tools/pet-owners/dog-bite-prevention/why-breed-specific-legislation-not-answ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Bmduh75Y2X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74C9CF1606094BA5860FCA2434EC98" ma:contentTypeVersion="5" ma:contentTypeDescription="Create a new document." ma:contentTypeScope="" ma:versionID="a3c6631847712040a98b1f0027000ab1">
  <xsd:schema xmlns:xsd="http://www.w3.org/2001/XMLSchema" xmlns:xs="http://www.w3.org/2001/XMLSchema" xmlns:p="http://schemas.microsoft.com/office/2006/metadata/properties" xmlns:ns3="2b388c11-12fc-49ce-ab15-9e552b528a15" targetNamespace="http://schemas.microsoft.com/office/2006/metadata/properties" ma:root="true" ma:fieldsID="8ea6493fda16ac9dc6f9531c64dda429" ns3:_="">
    <xsd:import namespace="2b388c11-12fc-49ce-ab15-9e552b528a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88c11-12fc-49ce-ab15-9e552b528a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b388c11-12fc-49ce-ab15-9e552b528a15" xsi:nil="true"/>
  </documentManagement>
</p:properties>
</file>

<file path=customXml/itemProps1.xml><?xml version="1.0" encoding="utf-8"?>
<ds:datastoreItem xmlns:ds="http://schemas.openxmlformats.org/officeDocument/2006/customXml" ds:itemID="{726406FD-AD00-49C1-B0E6-B700A0535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88c11-12fc-49ce-ab15-9e552b528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4A920-C74A-4686-B557-526C3F7FE0F5}">
  <ds:schemaRefs>
    <ds:schemaRef ds:uri="http://schemas.microsoft.com/sharepoint/v3/contenttype/forms"/>
  </ds:schemaRefs>
</ds:datastoreItem>
</file>

<file path=customXml/itemProps3.xml><?xml version="1.0" encoding="utf-8"?>
<ds:datastoreItem xmlns:ds="http://schemas.openxmlformats.org/officeDocument/2006/customXml" ds:itemID="{64710718-3A08-48B7-A809-6818300B1E8B}">
  <ds:schemaRefs>
    <ds:schemaRef ds:uri="http://schemas.microsoft.com/office/2006/metadata/properties"/>
    <ds:schemaRef ds:uri="http://schemas.microsoft.com/office/infopath/2007/PartnerControls"/>
    <ds:schemaRef ds:uri="2b388c11-12fc-49ce-ab15-9e552b528a15"/>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2464</Words>
  <Characters>13435</Characters>
  <Application>Microsoft Office Word</Application>
  <DocSecurity>0</DocSecurity>
  <Lines>206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 Gee M</dc:creator>
  <cp:keywords/>
  <dc:description/>
  <cp:lastModifiedBy>Lowinger, Nate</cp:lastModifiedBy>
  <cp:revision>2</cp:revision>
  <dcterms:created xsi:type="dcterms:W3CDTF">2025-11-24T04:40:00Z</dcterms:created>
  <dcterms:modified xsi:type="dcterms:W3CDTF">2025-11-24T04:40:00Z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0x0101004274C9CF1606094BA5860FCA2434EC98</vt:lpwstr>
  </property>
  <property fmtid="{D5CDD505-2E9C-101B-9397-08002B2CF9AE}" pid="3" name="GrammarlyDocumentId">
    <vt:lpwstr>fce256f5-401f-4018-9cae-6d2463783164</vt:lpwstr>
  </property>
</Properties>
</file>