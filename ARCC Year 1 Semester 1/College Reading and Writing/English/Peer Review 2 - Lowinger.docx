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D60D" w14:textId="77777777" w:rsidR="00D92C41" w:rsidRPr="00812D5A" w:rsidRDefault="00D92C41" w:rsidP="00812D5A">
      <w:pPr>
        <w:pStyle w:val="NormalWeb"/>
        <w:spacing w:before="0" w:beforeAutospacing="0" w:after="0" w:afterAutospacing="0" w:line="480" w:lineRule="auto"/>
      </w:pPr>
      <w:commentRangeStart w:id="0"/>
      <w:r w:rsidRPr="00812D5A">
        <w:rPr>
          <w:color w:val="000000"/>
        </w:rPr>
        <w:t>Carson Goar</w:t>
      </w:r>
      <w:commentRangeEnd w:id="0"/>
      <w:r w:rsidR="003F45C1">
        <w:rPr>
          <w:rStyle w:val="CommentReference"/>
          <w:rFonts w:asciiTheme="minorHAnsi" w:hAnsiTheme="minorHAnsi" w:cstheme="minorBidi"/>
          <w:kern w:val="2"/>
          <w14:ligatures w14:val="standardContextual"/>
        </w:rPr>
        <w:commentReference w:id="0"/>
      </w:r>
    </w:p>
    <w:p w14:paraId="6DFC70EF" w14:textId="77777777" w:rsidR="00D92C41" w:rsidRPr="00812D5A" w:rsidRDefault="00D92C41" w:rsidP="00812D5A">
      <w:pPr>
        <w:pStyle w:val="NormalWeb"/>
        <w:spacing w:before="0" w:beforeAutospacing="0" w:after="0" w:afterAutospacing="0" w:line="480" w:lineRule="auto"/>
      </w:pPr>
      <w:r w:rsidRPr="00812D5A">
        <w:rPr>
          <w:color w:val="000000"/>
        </w:rPr>
        <w:t>Bodelson</w:t>
      </w:r>
    </w:p>
    <w:p w14:paraId="08857438" w14:textId="77777777" w:rsidR="00D92C41" w:rsidRPr="00812D5A" w:rsidRDefault="00D92C41" w:rsidP="00812D5A">
      <w:pPr>
        <w:pStyle w:val="NormalWeb"/>
        <w:spacing w:before="0" w:beforeAutospacing="0" w:after="0" w:afterAutospacing="0" w:line="480" w:lineRule="auto"/>
      </w:pPr>
      <w:r w:rsidRPr="00812D5A">
        <w:rPr>
          <w:color w:val="000000"/>
        </w:rPr>
        <w:t>English 1120/1121 09</w:t>
      </w:r>
    </w:p>
    <w:p w14:paraId="02C83155" w14:textId="488E8DF7" w:rsidR="00D92C41" w:rsidRPr="00812D5A" w:rsidRDefault="00D92C41" w:rsidP="00812D5A">
      <w:pPr>
        <w:pStyle w:val="NormalWeb"/>
        <w:spacing w:before="0" w:beforeAutospacing="0" w:after="0" w:afterAutospacing="0" w:line="480" w:lineRule="auto"/>
      </w:pPr>
      <w:r w:rsidRPr="00812D5A">
        <w:rPr>
          <w:color w:val="000000"/>
        </w:rPr>
        <w:t>10/13/25</w:t>
      </w:r>
    </w:p>
    <w:p w14:paraId="55194B11" w14:textId="0003E389" w:rsidR="00D92C41" w:rsidRPr="00812D5A" w:rsidRDefault="00D92C41" w:rsidP="00812D5A">
      <w:pPr>
        <w:pStyle w:val="NormalWeb"/>
        <w:spacing w:before="0" w:beforeAutospacing="0" w:after="0" w:afterAutospacing="0" w:line="480" w:lineRule="auto"/>
        <w:rPr>
          <w:color w:val="000000"/>
        </w:rPr>
      </w:pPr>
      <w:r w:rsidRPr="00812D5A">
        <w:rPr>
          <w:color w:val="000000"/>
        </w:rPr>
        <w:t>Formal Essay 2</w:t>
      </w:r>
      <w:r w:rsidR="00F1564E" w:rsidRPr="00812D5A">
        <w:rPr>
          <w:color w:val="000000"/>
        </w:rPr>
        <w:t xml:space="preserve"> – 1</w:t>
      </w:r>
      <w:r w:rsidR="00F1564E" w:rsidRPr="00812D5A">
        <w:rPr>
          <w:color w:val="000000"/>
          <w:vertAlign w:val="superscript"/>
        </w:rPr>
        <w:t>st</w:t>
      </w:r>
      <w:r w:rsidR="00F1564E" w:rsidRPr="00812D5A">
        <w:rPr>
          <w:color w:val="000000"/>
        </w:rPr>
        <w:t xml:space="preserve"> Draft</w:t>
      </w:r>
    </w:p>
    <w:p w14:paraId="0B871C4D" w14:textId="73DD0DF6" w:rsidR="005A4C94" w:rsidRPr="00812D5A" w:rsidRDefault="00173294" w:rsidP="00812D5A">
      <w:pPr>
        <w:pStyle w:val="NormalWeb"/>
        <w:spacing w:before="0" w:beforeAutospacing="0" w:after="0" w:afterAutospacing="0" w:line="480" w:lineRule="auto"/>
        <w:jc w:val="center"/>
        <w:rPr>
          <w:color w:val="000000"/>
        </w:rPr>
      </w:pPr>
      <w:r w:rsidRPr="00812D5A">
        <w:rPr>
          <w:color w:val="000000"/>
        </w:rPr>
        <w:t>More Than a Dog</w:t>
      </w:r>
    </w:p>
    <w:p w14:paraId="10838E1E" w14:textId="7C516EC1" w:rsidR="00EA2072" w:rsidRPr="00812D5A" w:rsidRDefault="00EA2072" w:rsidP="00812D5A">
      <w:pPr>
        <w:pStyle w:val="NormalWeb"/>
        <w:spacing w:before="0" w:beforeAutospacing="0" w:after="0" w:afterAutospacing="0" w:line="480" w:lineRule="auto"/>
        <w:rPr>
          <w:color w:val="000000"/>
        </w:rPr>
      </w:pPr>
      <w:r w:rsidRPr="00812D5A">
        <w:rPr>
          <w:color w:val="000000"/>
        </w:rPr>
        <w:tab/>
      </w:r>
      <w:r w:rsidRPr="00CC7063">
        <w:rPr>
          <w:i/>
          <w:iCs/>
          <w:color w:val="000000"/>
        </w:rPr>
        <w:t>A Dog’s Pur</w:t>
      </w:r>
      <w:r w:rsidR="00491B70" w:rsidRPr="00CC7063">
        <w:rPr>
          <w:i/>
          <w:iCs/>
          <w:color w:val="000000"/>
        </w:rPr>
        <w:t>pose</w:t>
      </w:r>
      <w:r w:rsidR="00491B70" w:rsidRPr="00812D5A">
        <w:rPr>
          <w:color w:val="000000"/>
        </w:rPr>
        <w:t xml:space="preserve"> is a</w:t>
      </w:r>
      <w:r w:rsidR="00C462C2" w:rsidRPr="00812D5A">
        <w:rPr>
          <w:color w:val="000000"/>
        </w:rPr>
        <w:t xml:space="preserve"> family drama</w:t>
      </w:r>
      <w:r w:rsidR="00491B70" w:rsidRPr="00812D5A">
        <w:rPr>
          <w:color w:val="000000"/>
        </w:rPr>
        <w:t xml:space="preserve"> film </w:t>
      </w:r>
      <w:r w:rsidR="003033FB" w:rsidRPr="00812D5A">
        <w:rPr>
          <w:color w:val="000000"/>
        </w:rPr>
        <w:t>produced in 2017</w:t>
      </w:r>
      <w:r w:rsidR="00774E65" w:rsidRPr="00812D5A">
        <w:rPr>
          <w:color w:val="000000"/>
        </w:rPr>
        <w:t xml:space="preserve"> and</w:t>
      </w:r>
      <w:r w:rsidR="003033FB" w:rsidRPr="00812D5A">
        <w:rPr>
          <w:color w:val="000000"/>
        </w:rPr>
        <w:t xml:space="preserve"> directed by lapse Hallstr</w:t>
      </w:r>
      <w:r w:rsidR="00FE4B68" w:rsidRPr="00812D5A">
        <w:rPr>
          <w:rFonts w:eastAsia="Times New Roman"/>
          <w:color w:val="000000"/>
        </w:rPr>
        <w:t>ö</w:t>
      </w:r>
      <w:r w:rsidR="003033FB" w:rsidRPr="00812D5A">
        <w:rPr>
          <w:color w:val="000000"/>
        </w:rPr>
        <w:t>m</w:t>
      </w:r>
      <w:r w:rsidR="005A6AE7" w:rsidRPr="00812D5A">
        <w:rPr>
          <w:color w:val="000000"/>
        </w:rPr>
        <w:t xml:space="preserve">. This film reveals the bond between humans </w:t>
      </w:r>
      <w:r w:rsidR="00EC267A" w:rsidRPr="00812D5A">
        <w:rPr>
          <w:color w:val="000000"/>
        </w:rPr>
        <w:t>and dogs over many lifetimes.</w:t>
      </w:r>
      <w:r w:rsidR="0034755D" w:rsidRPr="00812D5A">
        <w:rPr>
          <w:color w:val="000000"/>
        </w:rPr>
        <w:t xml:space="preserve"> Although </w:t>
      </w:r>
      <w:r w:rsidR="00D73C5F" w:rsidRPr="001C6AEF">
        <w:rPr>
          <w:i/>
          <w:iCs/>
          <w:color w:val="000000"/>
        </w:rPr>
        <w:t>A Dog’s Purpose</w:t>
      </w:r>
      <w:r w:rsidR="00D73C5F" w:rsidRPr="00812D5A">
        <w:rPr>
          <w:color w:val="000000"/>
        </w:rPr>
        <w:t xml:space="preserve"> is predictable, it </w:t>
      </w:r>
      <w:r w:rsidR="00DC076E" w:rsidRPr="00812D5A">
        <w:rPr>
          <w:color w:val="000000"/>
        </w:rPr>
        <w:t xml:space="preserve">continues to </w:t>
      </w:r>
      <w:r w:rsidR="00A609AD" w:rsidRPr="00812D5A">
        <w:rPr>
          <w:color w:val="000000"/>
        </w:rPr>
        <w:t xml:space="preserve">provide you with a bittersweet feeling. </w:t>
      </w:r>
      <w:r w:rsidR="00634B53" w:rsidRPr="00812D5A">
        <w:rPr>
          <w:color w:val="000000"/>
        </w:rPr>
        <w:t>This film</w:t>
      </w:r>
      <w:r w:rsidR="00402CE9" w:rsidRPr="00812D5A">
        <w:rPr>
          <w:color w:val="000000"/>
        </w:rPr>
        <w:t xml:space="preserve"> provides an emotional story w</w:t>
      </w:r>
      <w:r w:rsidR="007F142D" w:rsidRPr="00812D5A">
        <w:rPr>
          <w:color w:val="000000"/>
        </w:rPr>
        <w:t>ith deep ref</w:t>
      </w:r>
      <w:r w:rsidR="00370FC3" w:rsidRPr="00812D5A">
        <w:rPr>
          <w:color w:val="000000"/>
        </w:rPr>
        <w:t>lections</w:t>
      </w:r>
      <w:r w:rsidR="00A65FE8" w:rsidRPr="00812D5A">
        <w:rPr>
          <w:color w:val="000000"/>
        </w:rPr>
        <w:t xml:space="preserve"> leaving the audience wondering what their true meaning is. </w:t>
      </w:r>
      <w:r w:rsidR="001A210D" w:rsidRPr="00812D5A">
        <w:rPr>
          <w:color w:val="000000"/>
        </w:rPr>
        <w:t>The</w:t>
      </w:r>
      <w:r w:rsidR="00E53156" w:rsidRPr="00812D5A">
        <w:rPr>
          <w:color w:val="000000"/>
        </w:rPr>
        <w:t xml:space="preserve"> main</w:t>
      </w:r>
      <w:r w:rsidR="001A210D" w:rsidRPr="00812D5A">
        <w:rPr>
          <w:color w:val="000000"/>
        </w:rPr>
        <w:t xml:space="preserve"> actors of this film are Josh Gad (Dog’s voice actor</w:t>
      </w:r>
      <w:r w:rsidR="00D52BCF" w:rsidRPr="00812D5A">
        <w:rPr>
          <w:color w:val="000000"/>
        </w:rPr>
        <w:t>),</w:t>
      </w:r>
      <w:r w:rsidR="00922B9B" w:rsidRPr="00812D5A">
        <w:rPr>
          <w:color w:val="000000"/>
        </w:rPr>
        <w:t xml:space="preserve"> </w:t>
      </w:r>
      <w:r w:rsidR="00A81B63" w:rsidRPr="00812D5A">
        <w:rPr>
          <w:color w:val="000000"/>
        </w:rPr>
        <w:t>Juliet Rylance</w:t>
      </w:r>
      <w:r w:rsidR="002F56EF" w:rsidRPr="00812D5A">
        <w:rPr>
          <w:color w:val="000000"/>
        </w:rPr>
        <w:t>,</w:t>
      </w:r>
      <w:r w:rsidR="00D52BCF" w:rsidRPr="00812D5A">
        <w:rPr>
          <w:color w:val="000000"/>
        </w:rPr>
        <w:t xml:space="preserve"> Dennis Quaid, K.J Apa, B</w:t>
      </w:r>
      <w:r w:rsidR="00E53156" w:rsidRPr="00812D5A">
        <w:rPr>
          <w:color w:val="000000"/>
        </w:rPr>
        <w:t xml:space="preserve">ritt Robertson, and Peggy Lipton. </w:t>
      </w:r>
      <w:r w:rsidR="006E32F9" w:rsidRPr="00CC7063">
        <w:rPr>
          <w:i/>
          <w:iCs/>
          <w:color w:val="000000"/>
        </w:rPr>
        <w:t>A Dog’s Purpose</w:t>
      </w:r>
      <w:r w:rsidR="006E32F9" w:rsidRPr="00812D5A">
        <w:rPr>
          <w:color w:val="000000"/>
        </w:rPr>
        <w:t xml:space="preserve"> </w:t>
      </w:r>
      <w:r w:rsidR="00BA143F" w:rsidRPr="00812D5A">
        <w:rPr>
          <w:color w:val="000000"/>
        </w:rPr>
        <w:t>lives throughout decades as a Dog reincarnates, m</w:t>
      </w:r>
      <w:r w:rsidR="000A47F4" w:rsidRPr="00812D5A">
        <w:rPr>
          <w:color w:val="000000"/>
        </w:rPr>
        <w:t>oving from household to household. The setting varies from a small town in Michi</w:t>
      </w:r>
      <w:r w:rsidR="001A11A0" w:rsidRPr="00812D5A">
        <w:rPr>
          <w:color w:val="000000"/>
        </w:rPr>
        <w:t xml:space="preserve">gan to city life. </w:t>
      </w:r>
      <w:commentRangeStart w:id="1"/>
      <w:r w:rsidR="00572799" w:rsidRPr="00F5593F">
        <w:rPr>
          <w:i/>
          <w:iCs/>
          <w:color w:val="000000"/>
        </w:rPr>
        <w:t xml:space="preserve">A </w:t>
      </w:r>
      <w:r w:rsidR="00A70EF6" w:rsidRPr="00F5593F">
        <w:rPr>
          <w:i/>
          <w:iCs/>
          <w:color w:val="000000"/>
        </w:rPr>
        <w:t>Dog’s Purpose</w:t>
      </w:r>
      <w:r w:rsidR="00A70EF6" w:rsidRPr="00812D5A">
        <w:rPr>
          <w:color w:val="000000"/>
        </w:rPr>
        <w:t xml:space="preserve"> is a heartfelt film that explores loyalty and love through a dog’s multiple lives, </w:t>
      </w:r>
      <w:r w:rsidR="00F1564E" w:rsidRPr="00812D5A">
        <w:rPr>
          <w:color w:val="000000"/>
        </w:rPr>
        <w:t>though sometimes it feels overly emotional.</w:t>
      </w:r>
      <w:commentRangeEnd w:id="1"/>
      <w:r w:rsidR="003F45C1">
        <w:rPr>
          <w:rStyle w:val="CommentReference"/>
          <w:rFonts w:asciiTheme="minorHAnsi" w:hAnsiTheme="minorHAnsi" w:cstheme="minorBidi"/>
          <w:kern w:val="2"/>
          <w14:ligatures w14:val="standardContextual"/>
        </w:rPr>
        <w:commentReference w:id="1"/>
      </w:r>
    </w:p>
    <w:p w14:paraId="7D1D87A8" w14:textId="73A29217" w:rsidR="00204E35" w:rsidRPr="00812D5A" w:rsidRDefault="00204E35" w:rsidP="00812D5A">
      <w:pPr>
        <w:pStyle w:val="NormalWeb"/>
        <w:spacing w:before="0" w:beforeAutospacing="0" w:after="0" w:afterAutospacing="0" w:line="480" w:lineRule="auto"/>
        <w:rPr>
          <w:color w:val="000000"/>
        </w:rPr>
      </w:pPr>
      <w:r w:rsidRPr="00812D5A">
        <w:rPr>
          <w:color w:val="000000"/>
        </w:rPr>
        <w:tab/>
      </w:r>
      <w:r w:rsidRPr="00C77AF1">
        <w:rPr>
          <w:i/>
          <w:iCs/>
          <w:color w:val="000000"/>
        </w:rPr>
        <w:t xml:space="preserve">A Dog’s Purpose </w:t>
      </w:r>
      <w:r w:rsidRPr="00812D5A">
        <w:rPr>
          <w:color w:val="000000"/>
        </w:rPr>
        <w:t xml:space="preserve">revolves </w:t>
      </w:r>
      <w:r w:rsidR="002324A7" w:rsidRPr="00812D5A">
        <w:rPr>
          <w:color w:val="000000"/>
        </w:rPr>
        <w:t>around a dog</w:t>
      </w:r>
      <w:r w:rsidR="009008F5">
        <w:rPr>
          <w:color w:val="000000"/>
        </w:rPr>
        <w:t>;</w:t>
      </w:r>
      <w:r w:rsidR="002324A7" w:rsidRPr="00812D5A">
        <w:rPr>
          <w:color w:val="000000"/>
        </w:rPr>
        <w:t xml:space="preserve"> </w:t>
      </w:r>
      <w:r w:rsidR="009008F5">
        <w:rPr>
          <w:color w:val="000000"/>
        </w:rPr>
        <w:t>a</w:t>
      </w:r>
      <w:r w:rsidR="002324A7" w:rsidRPr="00812D5A">
        <w:rPr>
          <w:color w:val="000000"/>
        </w:rPr>
        <w:t xml:space="preserve"> dog</w:t>
      </w:r>
      <w:r w:rsidR="009008F5">
        <w:rPr>
          <w:color w:val="000000"/>
        </w:rPr>
        <w:t xml:space="preserve"> who</w:t>
      </w:r>
      <w:r w:rsidR="002324A7" w:rsidRPr="00812D5A">
        <w:rPr>
          <w:color w:val="000000"/>
        </w:rPr>
        <w:t xml:space="preserve"> was born originally</w:t>
      </w:r>
      <w:r w:rsidR="007254B5" w:rsidRPr="00812D5A">
        <w:rPr>
          <w:color w:val="000000"/>
        </w:rPr>
        <w:t xml:space="preserve"> and lived multiple lives on a</w:t>
      </w:r>
      <w:r w:rsidR="00781D18" w:rsidRPr="00812D5A">
        <w:rPr>
          <w:color w:val="000000"/>
        </w:rPr>
        <w:t xml:space="preserve"> journey to under</w:t>
      </w:r>
      <w:r w:rsidR="009D00A4" w:rsidRPr="00812D5A">
        <w:rPr>
          <w:color w:val="000000"/>
        </w:rPr>
        <w:t xml:space="preserve">stand his purpose in life. In the 1950’s we </w:t>
      </w:r>
      <w:r w:rsidR="00C872A0" w:rsidRPr="00812D5A">
        <w:rPr>
          <w:color w:val="000000"/>
        </w:rPr>
        <w:t>met</w:t>
      </w:r>
      <w:r w:rsidR="009D00A4" w:rsidRPr="00812D5A">
        <w:rPr>
          <w:color w:val="000000"/>
        </w:rPr>
        <w:t xml:space="preserve"> </w:t>
      </w:r>
      <w:r w:rsidR="000B11FE" w:rsidRPr="00812D5A">
        <w:rPr>
          <w:color w:val="000000"/>
        </w:rPr>
        <w:t>this dog for the first time</w:t>
      </w:r>
      <w:r w:rsidR="008D6C7F" w:rsidRPr="00812D5A">
        <w:rPr>
          <w:color w:val="000000"/>
        </w:rPr>
        <w:t>.</w:t>
      </w:r>
      <w:r w:rsidR="000B11FE" w:rsidRPr="00812D5A">
        <w:rPr>
          <w:color w:val="000000"/>
        </w:rPr>
        <w:t xml:space="preserve"> </w:t>
      </w:r>
      <w:r w:rsidR="004D1B40" w:rsidRPr="00812D5A">
        <w:rPr>
          <w:color w:val="000000"/>
        </w:rPr>
        <w:t>Gradually</w:t>
      </w:r>
      <w:r w:rsidR="003642BA" w:rsidRPr="00812D5A">
        <w:rPr>
          <w:color w:val="000000"/>
        </w:rPr>
        <w:t xml:space="preserve">, we watch him reincarnate into different breeds, genders, and roles </w:t>
      </w:r>
      <w:r w:rsidR="00564B6D" w:rsidRPr="00812D5A">
        <w:rPr>
          <w:color w:val="000000"/>
        </w:rPr>
        <w:t xml:space="preserve">while carrying memory of his past lives. </w:t>
      </w:r>
      <w:r w:rsidR="00E47CA4" w:rsidRPr="00812D5A">
        <w:rPr>
          <w:color w:val="000000"/>
        </w:rPr>
        <w:t xml:space="preserve">His most </w:t>
      </w:r>
      <w:r w:rsidR="00C3566D" w:rsidRPr="00812D5A">
        <w:rPr>
          <w:color w:val="000000"/>
        </w:rPr>
        <w:t>memorable</w:t>
      </w:r>
      <w:r w:rsidR="00E47CA4" w:rsidRPr="00812D5A">
        <w:rPr>
          <w:color w:val="000000"/>
        </w:rPr>
        <w:t xml:space="preserve"> life </w:t>
      </w:r>
      <w:r w:rsidR="00F54493" w:rsidRPr="00812D5A">
        <w:rPr>
          <w:color w:val="000000"/>
        </w:rPr>
        <w:t>was</w:t>
      </w:r>
      <w:r w:rsidR="00E47CA4" w:rsidRPr="00812D5A">
        <w:rPr>
          <w:color w:val="000000"/>
        </w:rPr>
        <w:t xml:space="preserve"> as Bailey</w:t>
      </w:r>
      <w:r w:rsidR="00C3566D" w:rsidRPr="00812D5A">
        <w:rPr>
          <w:color w:val="000000"/>
        </w:rPr>
        <w:t>, a golden retriever adopted by a boy named Ethan.</w:t>
      </w:r>
      <w:r w:rsidR="00E47CA4" w:rsidRPr="00812D5A">
        <w:rPr>
          <w:color w:val="000000"/>
        </w:rPr>
        <w:t xml:space="preserve"> </w:t>
      </w:r>
      <w:r w:rsidR="005276F2" w:rsidRPr="00812D5A">
        <w:rPr>
          <w:color w:val="000000"/>
        </w:rPr>
        <w:t>O</w:t>
      </w:r>
      <w:r w:rsidR="00244D90" w:rsidRPr="00812D5A">
        <w:rPr>
          <w:color w:val="000000"/>
        </w:rPr>
        <w:t>ver time, Ethan and Bailey’s bond grew drastic</w:t>
      </w:r>
      <w:r w:rsidR="00C872A0" w:rsidRPr="00812D5A">
        <w:rPr>
          <w:color w:val="000000"/>
        </w:rPr>
        <w:t xml:space="preserve">ally. They stayed together through all the harsh moments and challenges they met. </w:t>
      </w:r>
      <w:r w:rsidR="004773C4" w:rsidRPr="00812D5A">
        <w:rPr>
          <w:color w:val="000000"/>
        </w:rPr>
        <w:t xml:space="preserve">As Ethan starts to become an adult, Bailey </w:t>
      </w:r>
      <w:proofErr w:type="gramStart"/>
      <w:r w:rsidR="00EE3463" w:rsidRPr="00812D5A">
        <w:rPr>
          <w:color w:val="000000"/>
        </w:rPr>
        <w:t>witnesses'</w:t>
      </w:r>
      <w:proofErr w:type="gramEnd"/>
      <w:r w:rsidR="004773C4" w:rsidRPr="00812D5A">
        <w:rPr>
          <w:color w:val="000000"/>
        </w:rPr>
        <w:t xml:space="preserve"> </w:t>
      </w:r>
      <w:r w:rsidR="00EE3463" w:rsidRPr="00812D5A">
        <w:rPr>
          <w:color w:val="000000"/>
        </w:rPr>
        <w:t xml:space="preserve">the </w:t>
      </w:r>
      <w:r w:rsidR="00C40F97" w:rsidRPr="00812D5A">
        <w:rPr>
          <w:color w:val="000000"/>
        </w:rPr>
        <w:t>losses of loved ones</w:t>
      </w:r>
      <w:r w:rsidR="00EE3463" w:rsidRPr="00812D5A">
        <w:rPr>
          <w:color w:val="000000"/>
        </w:rPr>
        <w:t xml:space="preserve">, moving homes, </w:t>
      </w:r>
      <w:r w:rsidR="006F6E68" w:rsidRPr="00812D5A">
        <w:rPr>
          <w:color w:val="000000"/>
        </w:rPr>
        <w:t xml:space="preserve">and variety of </w:t>
      </w:r>
      <w:r w:rsidR="000B1DD5" w:rsidRPr="00812D5A">
        <w:rPr>
          <w:color w:val="000000"/>
        </w:rPr>
        <w:t>exper</w:t>
      </w:r>
      <w:r w:rsidR="003D13D3" w:rsidRPr="00812D5A">
        <w:rPr>
          <w:color w:val="000000"/>
        </w:rPr>
        <w:t xml:space="preserve">iences, whether it was </w:t>
      </w:r>
      <w:bookmarkStart w:id="2" w:name="_Int_BmFNGSWq"/>
      <w:r w:rsidR="003D13D3" w:rsidRPr="00812D5A">
        <w:rPr>
          <w:color w:val="000000"/>
        </w:rPr>
        <w:t>being loved</w:t>
      </w:r>
      <w:bookmarkEnd w:id="2"/>
      <w:r w:rsidR="003D13D3" w:rsidRPr="00812D5A">
        <w:rPr>
          <w:color w:val="000000"/>
        </w:rPr>
        <w:t xml:space="preserve"> or ignored. Through every life</w:t>
      </w:r>
      <w:r w:rsidR="0064016E" w:rsidRPr="00812D5A">
        <w:rPr>
          <w:color w:val="000000"/>
        </w:rPr>
        <w:t>, the dog meets</w:t>
      </w:r>
      <w:r w:rsidR="003F4CB0" w:rsidRPr="00812D5A">
        <w:rPr>
          <w:color w:val="000000"/>
        </w:rPr>
        <w:t xml:space="preserve"> and stays </w:t>
      </w:r>
      <w:r w:rsidR="003F4CB0" w:rsidRPr="00812D5A">
        <w:rPr>
          <w:color w:val="000000"/>
        </w:rPr>
        <w:lastRenderedPageBreak/>
        <w:t xml:space="preserve">loyal to new people. </w:t>
      </w:r>
      <w:commentRangeStart w:id="3"/>
      <w:r w:rsidR="003F4CB0" w:rsidRPr="00812D5A">
        <w:rPr>
          <w:color w:val="000000"/>
        </w:rPr>
        <w:t>Feeling so ma</w:t>
      </w:r>
      <w:r w:rsidR="00892E3F" w:rsidRPr="00812D5A">
        <w:rPr>
          <w:color w:val="000000"/>
        </w:rPr>
        <w:t xml:space="preserve">ny emotions leads the dog to the central idea of his purpose. </w:t>
      </w:r>
      <w:commentRangeEnd w:id="3"/>
      <w:r w:rsidR="003F45C1">
        <w:rPr>
          <w:rStyle w:val="CommentReference"/>
          <w:rFonts w:asciiTheme="minorHAnsi" w:hAnsiTheme="minorHAnsi" w:cstheme="minorBidi"/>
          <w:kern w:val="2"/>
          <w14:ligatures w14:val="standardContextual"/>
        </w:rPr>
        <w:commentReference w:id="3"/>
      </w:r>
      <w:r w:rsidR="005B573D" w:rsidRPr="00812D5A">
        <w:rPr>
          <w:color w:val="000000"/>
        </w:rPr>
        <w:t xml:space="preserve">The </w:t>
      </w:r>
      <w:r w:rsidR="008B61B5" w:rsidRPr="00812D5A">
        <w:rPr>
          <w:color w:val="000000"/>
        </w:rPr>
        <w:t>film symbolizes each life as a moment to teach the audience about sacrifice and the meaning of connection</w:t>
      </w:r>
      <w:r w:rsidR="00B37CB8" w:rsidRPr="00812D5A">
        <w:rPr>
          <w:color w:val="000000"/>
        </w:rPr>
        <w:t>.</w:t>
      </w:r>
    </w:p>
    <w:p w14:paraId="68E30318" w14:textId="46F7A9DE" w:rsidR="00FA01DE" w:rsidRPr="00812D5A" w:rsidRDefault="00B37CB8" w:rsidP="00812D5A">
      <w:pPr>
        <w:spacing w:line="480" w:lineRule="auto"/>
        <w:rPr>
          <w:rFonts w:ascii="Times New Roman" w:hAnsi="Times New Roman" w:cs="Times New Roman"/>
        </w:rPr>
      </w:pPr>
      <w:r w:rsidRPr="00812D5A">
        <w:rPr>
          <w:rFonts w:ascii="Times New Roman" w:hAnsi="Times New Roman" w:cs="Times New Roman"/>
        </w:rPr>
        <w:tab/>
      </w:r>
      <w:commentRangeStart w:id="4"/>
      <w:r w:rsidR="00842EB6" w:rsidRPr="00812D5A">
        <w:rPr>
          <w:rFonts w:ascii="Times New Roman" w:hAnsi="Times New Roman" w:cs="Times New Roman"/>
        </w:rPr>
        <w:t>Strong</w:t>
      </w:r>
      <w:r w:rsidR="005C2C7D" w:rsidRPr="00812D5A">
        <w:rPr>
          <w:rFonts w:ascii="Times New Roman" w:hAnsi="Times New Roman" w:cs="Times New Roman"/>
        </w:rPr>
        <w:t xml:space="preserve"> acting brings </w:t>
      </w:r>
      <w:r w:rsidR="002C6E0B" w:rsidRPr="00812D5A">
        <w:rPr>
          <w:rFonts w:ascii="Times New Roman" w:hAnsi="Times New Roman" w:cs="Times New Roman"/>
        </w:rPr>
        <w:t xml:space="preserve">warmth </w:t>
      </w:r>
      <w:r w:rsidR="002540A8" w:rsidRPr="00812D5A">
        <w:rPr>
          <w:rFonts w:ascii="Times New Roman" w:hAnsi="Times New Roman" w:cs="Times New Roman"/>
        </w:rPr>
        <w:t>to the film, though at times the acting contributes to the film’s overly emotional tone.</w:t>
      </w:r>
      <w:commentRangeEnd w:id="4"/>
      <w:r w:rsidR="00830244">
        <w:rPr>
          <w:rStyle w:val="CommentReference"/>
        </w:rPr>
        <w:commentReference w:id="4"/>
      </w:r>
      <w:r w:rsidR="002540A8" w:rsidRPr="00812D5A">
        <w:rPr>
          <w:rFonts w:ascii="Times New Roman" w:hAnsi="Times New Roman" w:cs="Times New Roman"/>
        </w:rPr>
        <w:t xml:space="preserve"> </w:t>
      </w:r>
      <w:r w:rsidR="005115B6" w:rsidRPr="00812D5A">
        <w:rPr>
          <w:rFonts w:ascii="Times New Roman" w:hAnsi="Times New Roman" w:cs="Times New Roman"/>
        </w:rPr>
        <w:t xml:space="preserve">Juliet Rylance </w:t>
      </w:r>
      <w:r w:rsidR="00174285" w:rsidRPr="00812D5A">
        <w:rPr>
          <w:rFonts w:ascii="Times New Roman" w:hAnsi="Times New Roman" w:cs="Times New Roman"/>
        </w:rPr>
        <w:t>reaches out to the audi</w:t>
      </w:r>
      <w:r w:rsidR="00A81B63" w:rsidRPr="00812D5A">
        <w:rPr>
          <w:rFonts w:ascii="Times New Roman" w:hAnsi="Times New Roman" w:cs="Times New Roman"/>
        </w:rPr>
        <w:t>ence</w:t>
      </w:r>
      <w:r w:rsidR="00E2782E" w:rsidRPr="00812D5A">
        <w:rPr>
          <w:rFonts w:ascii="Times New Roman" w:hAnsi="Times New Roman" w:cs="Times New Roman"/>
        </w:rPr>
        <w:t xml:space="preserve"> through her heartfelt performance as Ethan’s Mother</w:t>
      </w:r>
      <w:r w:rsidR="00141F06" w:rsidRPr="00812D5A">
        <w:rPr>
          <w:rFonts w:ascii="Times New Roman" w:hAnsi="Times New Roman" w:cs="Times New Roman"/>
        </w:rPr>
        <w:t>.</w:t>
      </w:r>
      <w:r w:rsidR="00520E00" w:rsidRPr="00812D5A">
        <w:rPr>
          <w:rFonts w:ascii="Times New Roman" w:hAnsi="Times New Roman" w:cs="Times New Roman"/>
        </w:rPr>
        <w:t xml:space="preserve"> </w:t>
      </w:r>
      <w:commentRangeStart w:id="5"/>
      <w:r w:rsidR="00520E00" w:rsidRPr="00812D5A">
        <w:rPr>
          <w:rFonts w:ascii="Times New Roman" w:hAnsi="Times New Roman" w:cs="Times New Roman"/>
        </w:rPr>
        <w:t xml:space="preserve">Her acting effectively conveyed </w:t>
      </w:r>
      <w:r w:rsidR="005D22BF" w:rsidRPr="00812D5A">
        <w:rPr>
          <w:rFonts w:ascii="Times New Roman" w:hAnsi="Times New Roman" w:cs="Times New Roman"/>
        </w:rPr>
        <w:t>love, but at times her acting made the film too emotional</w:t>
      </w:r>
      <w:r w:rsidR="00554219" w:rsidRPr="00812D5A">
        <w:rPr>
          <w:rFonts w:ascii="Times New Roman" w:hAnsi="Times New Roman" w:cs="Times New Roman"/>
        </w:rPr>
        <w:t>.</w:t>
      </w:r>
      <w:commentRangeEnd w:id="5"/>
      <w:r w:rsidR="00830244">
        <w:rPr>
          <w:rStyle w:val="CommentReference"/>
        </w:rPr>
        <w:commentReference w:id="5"/>
      </w:r>
      <w:r w:rsidR="00554219" w:rsidRPr="00812D5A">
        <w:rPr>
          <w:rFonts w:ascii="Times New Roman" w:hAnsi="Times New Roman" w:cs="Times New Roman"/>
        </w:rPr>
        <w:t xml:space="preserve"> </w:t>
      </w:r>
      <w:r w:rsidR="00FF232A" w:rsidRPr="00812D5A">
        <w:rPr>
          <w:rFonts w:ascii="Times New Roman" w:hAnsi="Times New Roman" w:cs="Times New Roman"/>
        </w:rPr>
        <w:t xml:space="preserve">In multiple </w:t>
      </w:r>
      <w:r w:rsidR="00C95C2F" w:rsidRPr="00812D5A">
        <w:rPr>
          <w:rFonts w:ascii="Times New Roman" w:hAnsi="Times New Roman" w:cs="Times New Roman"/>
        </w:rPr>
        <w:t>scenes</w:t>
      </w:r>
      <w:r w:rsidR="00FF232A" w:rsidRPr="00812D5A">
        <w:rPr>
          <w:rFonts w:ascii="Times New Roman" w:hAnsi="Times New Roman" w:cs="Times New Roman"/>
        </w:rPr>
        <w:t xml:space="preserve">, </w:t>
      </w:r>
      <w:r w:rsidR="007E6C8B" w:rsidRPr="00812D5A">
        <w:rPr>
          <w:rFonts w:ascii="Times New Roman" w:hAnsi="Times New Roman" w:cs="Times New Roman"/>
        </w:rPr>
        <w:t>her</w:t>
      </w:r>
      <w:r w:rsidR="00FF232A" w:rsidRPr="00812D5A">
        <w:rPr>
          <w:rFonts w:ascii="Times New Roman" w:hAnsi="Times New Roman" w:cs="Times New Roman"/>
        </w:rPr>
        <w:t xml:space="preserve"> husband </w:t>
      </w:r>
      <w:bookmarkStart w:id="6" w:name="_Int_tbR8uizw"/>
      <w:r w:rsidR="00FF232A" w:rsidRPr="00812D5A">
        <w:rPr>
          <w:rFonts w:ascii="Times New Roman" w:hAnsi="Times New Roman" w:cs="Times New Roman"/>
        </w:rPr>
        <w:t>was seen</w:t>
      </w:r>
      <w:bookmarkEnd w:id="6"/>
      <w:r w:rsidR="00FF232A" w:rsidRPr="00812D5A">
        <w:rPr>
          <w:rFonts w:ascii="Times New Roman" w:hAnsi="Times New Roman" w:cs="Times New Roman"/>
        </w:rPr>
        <w:t xml:space="preserve"> d</w:t>
      </w:r>
      <w:r w:rsidR="007E6C8B" w:rsidRPr="00812D5A">
        <w:rPr>
          <w:rFonts w:ascii="Times New Roman" w:hAnsi="Times New Roman" w:cs="Times New Roman"/>
        </w:rPr>
        <w:t xml:space="preserve">rinking </w:t>
      </w:r>
      <w:r w:rsidR="00C95C2F" w:rsidRPr="00812D5A">
        <w:rPr>
          <w:rFonts w:ascii="Times New Roman" w:hAnsi="Times New Roman" w:cs="Times New Roman"/>
        </w:rPr>
        <w:t xml:space="preserve">while she was struggling mentally. </w:t>
      </w:r>
      <w:r w:rsidR="00605738" w:rsidRPr="00812D5A">
        <w:rPr>
          <w:rFonts w:ascii="Times New Roman" w:hAnsi="Times New Roman" w:cs="Times New Roman"/>
        </w:rPr>
        <w:t xml:space="preserve">Her emotional expressions and </w:t>
      </w:r>
      <w:r w:rsidR="00D06E7C" w:rsidRPr="00812D5A">
        <w:rPr>
          <w:rFonts w:ascii="Times New Roman" w:hAnsi="Times New Roman" w:cs="Times New Roman"/>
        </w:rPr>
        <w:t>shaky</w:t>
      </w:r>
      <w:r w:rsidR="00605738" w:rsidRPr="00812D5A">
        <w:rPr>
          <w:rFonts w:ascii="Times New Roman" w:hAnsi="Times New Roman" w:cs="Times New Roman"/>
        </w:rPr>
        <w:t xml:space="preserve"> voice </w:t>
      </w:r>
      <w:r w:rsidR="00D06E7C" w:rsidRPr="00812D5A">
        <w:rPr>
          <w:rFonts w:ascii="Times New Roman" w:hAnsi="Times New Roman" w:cs="Times New Roman"/>
        </w:rPr>
        <w:t>made her pain</w:t>
      </w:r>
      <w:r w:rsidR="00F54A72" w:rsidRPr="00812D5A">
        <w:rPr>
          <w:rFonts w:ascii="Times New Roman" w:hAnsi="Times New Roman" w:cs="Times New Roman"/>
        </w:rPr>
        <w:t xml:space="preserve"> </w:t>
      </w:r>
      <w:r w:rsidR="00511134" w:rsidRPr="00812D5A">
        <w:rPr>
          <w:rFonts w:ascii="Times New Roman" w:hAnsi="Times New Roman" w:cs="Times New Roman"/>
        </w:rPr>
        <w:t xml:space="preserve">feel </w:t>
      </w:r>
      <w:r w:rsidR="00F54A72" w:rsidRPr="00812D5A">
        <w:rPr>
          <w:rFonts w:ascii="Times New Roman" w:hAnsi="Times New Roman" w:cs="Times New Roman"/>
        </w:rPr>
        <w:t>realistic.</w:t>
      </w:r>
      <w:r w:rsidR="00E31E1B" w:rsidRPr="00812D5A">
        <w:rPr>
          <w:rFonts w:ascii="Times New Roman" w:hAnsi="Times New Roman" w:cs="Times New Roman"/>
        </w:rPr>
        <w:t xml:space="preserve"> </w:t>
      </w:r>
      <w:r w:rsidR="007501F9" w:rsidRPr="00812D5A">
        <w:rPr>
          <w:rFonts w:ascii="Times New Roman" w:hAnsi="Times New Roman" w:cs="Times New Roman"/>
        </w:rPr>
        <w:t>A prime example</w:t>
      </w:r>
      <w:r w:rsidR="00ED59C2" w:rsidRPr="00812D5A">
        <w:rPr>
          <w:rFonts w:ascii="Times New Roman" w:hAnsi="Times New Roman" w:cs="Times New Roman"/>
        </w:rPr>
        <w:t xml:space="preserve"> of this occurred when she comforted Ethan after a family argument</w:t>
      </w:r>
      <w:r w:rsidR="00C067C6" w:rsidRPr="00812D5A">
        <w:rPr>
          <w:rFonts w:ascii="Times New Roman" w:hAnsi="Times New Roman" w:cs="Times New Roman"/>
        </w:rPr>
        <w:t>. Her acting was extremely touching, but the dramatic</w:t>
      </w:r>
      <w:r w:rsidR="007D3F98" w:rsidRPr="00812D5A">
        <w:rPr>
          <w:rFonts w:ascii="Times New Roman" w:hAnsi="Times New Roman" w:cs="Times New Roman"/>
        </w:rPr>
        <w:t xml:space="preserve"> music and cameras focusing tightly on a character’s face </w:t>
      </w:r>
      <w:r w:rsidR="006D1E2D" w:rsidRPr="00812D5A">
        <w:rPr>
          <w:rFonts w:ascii="Times New Roman" w:hAnsi="Times New Roman" w:cs="Times New Roman"/>
        </w:rPr>
        <w:t xml:space="preserve">formed a scene that </w:t>
      </w:r>
      <w:r w:rsidR="00DE276E" w:rsidRPr="00812D5A">
        <w:rPr>
          <w:rFonts w:ascii="Times New Roman" w:hAnsi="Times New Roman" w:cs="Times New Roman"/>
        </w:rPr>
        <w:t xml:space="preserve">feels forced. </w:t>
      </w:r>
      <w:r w:rsidR="005646AF" w:rsidRPr="00812D5A">
        <w:rPr>
          <w:rFonts w:ascii="Times New Roman" w:hAnsi="Times New Roman" w:cs="Times New Roman"/>
        </w:rPr>
        <w:t>Wh</w:t>
      </w:r>
      <w:r w:rsidR="006569F5" w:rsidRPr="00812D5A">
        <w:rPr>
          <w:rFonts w:ascii="Times New Roman" w:hAnsi="Times New Roman" w:cs="Times New Roman"/>
        </w:rPr>
        <w:t xml:space="preserve">ile </w:t>
      </w:r>
      <w:r w:rsidR="0039105B" w:rsidRPr="00812D5A">
        <w:rPr>
          <w:rFonts w:ascii="Times New Roman" w:hAnsi="Times New Roman" w:cs="Times New Roman"/>
        </w:rPr>
        <w:t>Rylance’s</w:t>
      </w:r>
      <w:r w:rsidR="006569F5" w:rsidRPr="00812D5A">
        <w:rPr>
          <w:rFonts w:ascii="Times New Roman" w:hAnsi="Times New Roman" w:cs="Times New Roman"/>
        </w:rPr>
        <w:t xml:space="preserve"> acting brought strong emot</w:t>
      </w:r>
      <w:r w:rsidR="00EB1A35" w:rsidRPr="00812D5A">
        <w:rPr>
          <w:rFonts w:ascii="Times New Roman" w:hAnsi="Times New Roman" w:cs="Times New Roman"/>
        </w:rPr>
        <w:t>ions, Gad’s narration brought</w:t>
      </w:r>
      <w:r w:rsidR="00776174" w:rsidRPr="00812D5A">
        <w:rPr>
          <w:rFonts w:ascii="Times New Roman" w:hAnsi="Times New Roman" w:cs="Times New Roman"/>
        </w:rPr>
        <w:t xml:space="preserve"> warmth and h</w:t>
      </w:r>
      <w:r w:rsidR="000023DB" w:rsidRPr="00812D5A">
        <w:rPr>
          <w:rFonts w:ascii="Times New Roman" w:hAnsi="Times New Roman" w:cs="Times New Roman"/>
        </w:rPr>
        <w:t xml:space="preserve">umor that helped </w:t>
      </w:r>
      <w:r w:rsidR="00802E1D" w:rsidRPr="00812D5A">
        <w:rPr>
          <w:rFonts w:ascii="Times New Roman" w:hAnsi="Times New Roman" w:cs="Times New Roman"/>
        </w:rPr>
        <w:t xml:space="preserve">connect the </w:t>
      </w:r>
      <w:r w:rsidR="006773D1" w:rsidRPr="00812D5A">
        <w:rPr>
          <w:rFonts w:ascii="Times New Roman" w:hAnsi="Times New Roman" w:cs="Times New Roman"/>
        </w:rPr>
        <w:t>audience with the dog’s life, which led to the emotions becoming too much.</w:t>
      </w:r>
      <w:r w:rsidR="00603F7F" w:rsidRPr="00812D5A">
        <w:rPr>
          <w:rFonts w:ascii="Times New Roman" w:hAnsi="Times New Roman" w:cs="Times New Roman"/>
        </w:rPr>
        <w:t xml:space="preserve"> </w:t>
      </w:r>
      <w:r w:rsidR="00347631" w:rsidRPr="00812D5A">
        <w:rPr>
          <w:rFonts w:ascii="Times New Roman" w:hAnsi="Times New Roman" w:cs="Times New Roman"/>
        </w:rPr>
        <w:t>In the scene where young Ethan and Bailey play together in the snow; Gad’s voice revealed the</w:t>
      </w:r>
      <w:r w:rsidR="004129D6" w:rsidRPr="00812D5A">
        <w:rPr>
          <w:rFonts w:ascii="Times New Roman" w:hAnsi="Times New Roman" w:cs="Times New Roman"/>
        </w:rPr>
        <w:t xml:space="preserve"> dog’s</w:t>
      </w:r>
      <w:r w:rsidR="00042F45" w:rsidRPr="00812D5A">
        <w:rPr>
          <w:rFonts w:ascii="Times New Roman" w:hAnsi="Times New Roman" w:cs="Times New Roman"/>
        </w:rPr>
        <w:t xml:space="preserve"> joy</w:t>
      </w:r>
      <w:r w:rsidR="004129D6" w:rsidRPr="00812D5A">
        <w:rPr>
          <w:rFonts w:ascii="Times New Roman" w:hAnsi="Times New Roman" w:cs="Times New Roman"/>
        </w:rPr>
        <w:t>. However,</w:t>
      </w:r>
      <w:r w:rsidR="00C727B8" w:rsidRPr="00812D5A">
        <w:rPr>
          <w:rFonts w:ascii="Times New Roman" w:hAnsi="Times New Roman" w:cs="Times New Roman"/>
        </w:rPr>
        <w:t xml:space="preserve"> Bailey’s </w:t>
      </w:r>
      <w:r w:rsidR="00D80662" w:rsidRPr="00812D5A">
        <w:rPr>
          <w:rFonts w:ascii="Times New Roman" w:hAnsi="Times New Roman" w:cs="Times New Roman"/>
        </w:rPr>
        <w:t>thoughts with sad music formed a</w:t>
      </w:r>
      <w:r w:rsidR="00755B50" w:rsidRPr="00812D5A">
        <w:rPr>
          <w:rFonts w:ascii="Times New Roman" w:hAnsi="Times New Roman" w:cs="Times New Roman"/>
        </w:rPr>
        <w:t>n</w:t>
      </w:r>
      <w:r w:rsidR="00D80662" w:rsidRPr="00812D5A">
        <w:rPr>
          <w:rFonts w:ascii="Times New Roman" w:hAnsi="Times New Roman" w:cs="Times New Roman"/>
        </w:rPr>
        <w:t xml:space="preserve"> </w:t>
      </w:r>
      <w:r w:rsidR="00042F45" w:rsidRPr="00812D5A">
        <w:rPr>
          <w:rFonts w:ascii="Times New Roman" w:hAnsi="Times New Roman" w:cs="Times New Roman"/>
        </w:rPr>
        <w:t>overly emotional scene.</w:t>
      </w:r>
      <w:r w:rsidR="00C24AB9">
        <w:rPr>
          <w:rFonts w:ascii="Times New Roman" w:hAnsi="Times New Roman" w:cs="Times New Roman"/>
        </w:rPr>
        <w:t xml:space="preserve"> While </w:t>
      </w:r>
      <w:r w:rsidR="0038444C">
        <w:rPr>
          <w:rFonts w:ascii="Times New Roman" w:hAnsi="Times New Roman" w:cs="Times New Roman"/>
        </w:rPr>
        <w:t>many of t</w:t>
      </w:r>
      <w:r w:rsidR="00C24AB9">
        <w:rPr>
          <w:rFonts w:ascii="Times New Roman" w:hAnsi="Times New Roman" w:cs="Times New Roman"/>
        </w:rPr>
        <w:t>he film’s emotions</w:t>
      </w:r>
      <w:r w:rsidR="00BE3349">
        <w:rPr>
          <w:rFonts w:ascii="Times New Roman" w:hAnsi="Times New Roman" w:cs="Times New Roman"/>
        </w:rPr>
        <w:t xml:space="preserve"> </w:t>
      </w:r>
      <w:proofErr w:type="gramStart"/>
      <w:r w:rsidR="00BE3349">
        <w:rPr>
          <w:rFonts w:ascii="Times New Roman" w:hAnsi="Times New Roman" w:cs="Times New Roman"/>
        </w:rPr>
        <w:t>comes</w:t>
      </w:r>
      <w:proofErr w:type="gramEnd"/>
      <w:r w:rsidR="00BE3349">
        <w:rPr>
          <w:rFonts w:ascii="Times New Roman" w:hAnsi="Times New Roman" w:cs="Times New Roman"/>
        </w:rPr>
        <w:t xml:space="preserve"> from the acting</w:t>
      </w:r>
      <w:r w:rsidR="00E15CC0">
        <w:rPr>
          <w:rFonts w:ascii="Times New Roman" w:hAnsi="Times New Roman" w:cs="Times New Roman"/>
        </w:rPr>
        <w:t xml:space="preserve"> whether it is love or sadness</w:t>
      </w:r>
      <w:r w:rsidR="00DC2715">
        <w:rPr>
          <w:rFonts w:ascii="Times New Roman" w:hAnsi="Times New Roman" w:cs="Times New Roman"/>
        </w:rPr>
        <w:t xml:space="preserve">, </w:t>
      </w:r>
      <w:r w:rsidR="00E2190B">
        <w:rPr>
          <w:rFonts w:ascii="Times New Roman" w:hAnsi="Times New Roman" w:cs="Times New Roman"/>
        </w:rPr>
        <w:t xml:space="preserve">it </w:t>
      </w:r>
      <w:r w:rsidR="00C259B9">
        <w:rPr>
          <w:rFonts w:ascii="Times New Roman" w:hAnsi="Times New Roman" w:cs="Times New Roman"/>
        </w:rPr>
        <w:t>does n</w:t>
      </w:r>
      <w:r w:rsidR="003C1300">
        <w:rPr>
          <w:rFonts w:ascii="Times New Roman" w:hAnsi="Times New Roman" w:cs="Times New Roman"/>
        </w:rPr>
        <w:t>ot need to rely on overacting</w:t>
      </w:r>
      <w:commentRangeStart w:id="7"/>
      <w:r w:rsidR="004A3B2F">
        <w:rPr>
          <w:rFonts w:ascii="Times New Roman" w:hAnsi="Times New Roman" w:cs="Times New Roman"/>
        </w:rPr>
        <w:t>.</w:t>
      </w:r>
      <w:r w:rsidR="005D1214">
        <w:rPr>
          <w:rFonts w:ascii="Times New Roman" w:hAnsi="Times New Roman" w:cs="Times New Roman"/>
        </w:rPr>
        <w:t xml:space="preserve"> </w:t>
      </w:r>
      <w:r w:rsidR="00E2126F">
        <w:rPr>
          <w:rFonts w:ascii="Times New Roman" w:hAnsi="Times New Roman" w:cs="Times New Roman"/>
        </w:rPr>
        <w:t>In a 2018 review article, Sarah Cartland says</w:t>
      </w:r>
      <w:r w:rsidR="00042F45" w:rsidRPr="00812D5A">
        <w:rPr>
          <w:rFonts w:ascii="Times New Roman" w:hAnsi="Times New Roman" w:cs="Times New Roman"/>
        </w:rPr>
        <w:t xml:space="preserve"> </w:t>
      </w:r>
      <w:r w:rsidR="00AA0DAB">
        <w:rPr>
          <w:rFonts w:ascii="Times New Roman" w:hAnsi="Times New Roman" w:cs="Times New Roman"/>
        </w:rPr>
        <w:t>“</w:t>
      </w:r>
      <w:r w:rsidR="000C0CC3">
        <w:rPr>
          <w:rFonts w:ascii="Times New Roman" w:hAnsi="Times New Roman" w:cs="Times New Roman"/>
        </w:rPr>
        <w:t>Still, some of the actors manage to do a lot with what they’ve been given” (</w:t>
      </w:r>
      <w:r w:rsidR="00E909B6">
        <w:rPr>
          <w:rFonts w:ascii="Times New Roman" w:hAnsi="Times New Roman" w:cs="Times New Roman"/>
        </w:rPr>
        <w:t>Cartland).</w:t>
      </w:r>
      <w:r w:rsidR="004E5AAF">
        <w:rPr>
          <w:rFonts w:ascii="Times New Roman" w:hAnsi="Times New Roman" w:cs="Times New Roman"/>
        </w:rPr>
        <w:t xml:space="preserve"> </w:t>
      </w:r>
      <w:r w:rsidR="00050D98">
        <w:rPr>
          <w:rFonts w:ascii="Times New Roman" w:hAnsi="Times New Roman" w:cs="Times New Roman"/>
        </w:rPr>
        <w:t xml:space="preserve">This evidence reveals that although there </w:t>
      </w:r>
      <w:r w:rsidR="0053572B">
        <w:rPr>
          <w:rFonts w:ascii="Times New Roman" w:hAnsi="Times New Roman" w:cs="Times New Roman"/>
        </w:rPr>
        <w:t xml:space="preserve">is some overacting, the film does not rely on it. </w:t>
      </w:r>
      <w:r w:rsidR="00C07EDF">
        <w:rPr>
          <w:rFonts w:ascii="Times New Roman" w:hAnsi="Times New Roman" w:cs="Times New Roman"/>
        </w:rPr>
        <w:t xml:space="preserve">The actors’ performances </w:t>
      </w:r>
      <w:r w:rsidR="000C5AEE">
        <w:rPr>
          <w:rFonts w:ascii="Times New Roman" w:hAnsi="Times New Roman" w:cs="Times New Roman"/>
        </w:rPr>
        <w:t>express love, revealing th</w:t>
      </w:r>
      <w:r w:rsidR="005B7FEC">
        <w:rPr>
          <w:rFonts w:ascii="Times New Roman" w:hAnsi="Times New Roman" w:cs="Times New Roman"/>
        </w:rPr>
        <w:t>e film’s emotional effect com</w:t>
      </w:r>
      <w:r w:rsidR="00C6147D">
        <w:rPr>
          <w:rFonts w:ascii="Times New Roman" w:hAnsi="Times New Roman" w:cs="Times New Roman"/>
        </w:rPr>
        <w:t xml:space="preserve">es from real </w:t>
      </w:r>
      <w:r w:rsidR="0049783C">
        <w:rPr>
          <w:rFonts w:ascii="Times New Roman" w:hAnsi="Times New Roman" w:cs="Times New Roman"/>
        </w:rPr>
        <w:t xml:space="preserve">representations instead of </w:t>
      </w:r>
      <w:r w:rsidR="00D94078">
        <w:rPr>
          <w:rFonts w:ascii="Times New Roman" w:hAnsi="Times New Roman" w:cs="Times New Roman"/>
        </w:rPr>
        <w:t>trying</w:t>
      </w:r>
      <w:r w:rsidR="0049783C">
        <w:rPr>
          <w:rFonts w:ascii="Times New Roman" w:hAnsi="Times New Roman" w:cs="Times New Roman"/>
        </w:rPr>
        <w:t xml:space="preserve"> to manipulate the audience.</w:t>
      </w:r>
      <w:commentRangeEnd w:id="7"/>
      <w:r w:rsidR="00AC636B">
        <w:rPr>
          <w:rStyle w:val="CommentReference"/>
        </w:rPr>
        <w:commentReference w:id="7"/>
      </w:r>
    </w:p>
    <w:p w14:paraId="16168F9A" w14:textId="763DF08E" w:rsidR="00FA01DE" w:rsidRDefault="00FA01DE" w:rsidP="00BE5023">
      <w:pPr>
        <w:spacing w:line="480" w:lineRule="auto"/>
      </w:pPr>
      <w:r w:rsidRPr="00812D5A">
        <w:rPr>
          <w:rFonts w:ascii="Times New Roman" w:hAnsi="Times New Roman" w:cs="Times New Roman"/>
        </w:rPr>
        <w:tab/>
      </w:r>
      <w:r w:rsidR="00367F2F" w:rsidRPr="00812D5A">
        <w:rPr>
          <w:rFonts w:ascii="Times New Roman" w:hAnsi="Times New Roman" w:cs="Times New Roman"/>
        </w:rPr>
        <w:t>The film’s sto</w:t>
      </w:r>
      <w:r w:rsidR="006032AC" w:rsidRPr="00812D5A">
        <w:rPr>
          <w:rFonts w:ascii="Times New Roman" w:hAnsi="Times New Roman" w:cs="Times New Roman"/>
        </w:rPr>
        <w:t xml:space="preserve">ryline of loyalty across different lifetimes highlights the lasting nature of love. </w:t>
      </w:r>
      <w:r w:rsidR="008B6156" w:rsidRPr="00812D5A">
        <w:rPr>
          <w:rFonts w:ascii="Times New Roman" w:hAnsi="Times New Roman" w:cs="Times New Roman"/>
        </w:rPr>
        <w:t>Bailey</w:t>
      </w:r>
      <w:r w:rsidR="000F7A42" w:rsidRPr="00812D5A">
        <w:rPr>
          <w:rFonts w:ascii="Times New Roman" w:hAnsi="Times New Roman" w:cs="Times New Roman"/>
        </w:rPr>
        <w:t>’s loyalty to Ethan reveals the strength of a bond between a man and his dog.</w:t>
      </w:r>
      <w:r w:rsidR="00093A2B" w:rsidRPr="00812D5A">
        <w:rPr>
          <w:rFonts w:ascii="Times New Roman" w:hAnsi="Times New Roman" w:cs="Times New Roman"/>
        </w:rPr>
        <w:t xml:space="preserve"> </w:t>
      </w:r>
      <w:r w:rsidR="000A2E30" w:rsidRPr="00812D5A">
        <w:rPr>
          <w:rFonts w:ascii="Times New Roman" w:hAnsi="Times New Roman" w:cs="Times New Roman"/>
        </w:rPr>
        <w:t xml:space="preserve">As a puppy, Bailey sticks close to Ethan, spending every minute they can together. </w:t>
      </w:r>
      <w:r w:rsidR="00CE4911" w:rsidRPr="00812D5A">
        <w:rPr>
          <w:rFonts w:ascii="Times New Roman" w:hAnsi="Times New Roman" w:cs="Times New Roman"/>
        </w:rPr>
        <w:t xml:space="preserve">Bailey’s consistent </w:t>
      </w:r>
      <w:r w:rsidR="00CE4911" w:rsidRPr="00812D5A">
        <w:rPr>
          <w:rFonts w:ascii="Times New Roman" w:hAnsi="Times New Roman" w:cs="Times New Roman"/>
        </w:rPr>
        <w:lastRenderedPageBreak/>
        <w:t xml:space="preserve">comforting </w:t>
      </w:r>
      <w:r w:rsidR="00FE5FE4">
        <w:rPr>
          <w:rFonts w:ascii="Times New Roman" w:hAnsi="Times New Roman" w:cs="Times New Roman"/>
        </w:rPr>
        <w:t xml:space="preserve">starts the creation </w:t>
      </w:r>
      <w:r w:rsidR="00905DB6">
        <w:rPr>
          <w:rFonts w:ascii="Times New Roman" w:hAnsi="Times New Roman" w:cs="Times New Roman"/>
        </w:rPr>
        <w:t>of their bond</w:t>
      </w:r>
      <w:r w:rsidR="00BE614B" w:rsidRPr="00812D5A">
        <w:rPr>
          <w:rFonts w:ascii="Times New Roman" w:hAnsi="Times New Roman" w:cs="Times New Roman"/>
        </w:rPr>
        <w:t>.</w:t>
      </w:r>
      <w:r w:rsidR="00E71BBC" w:rsidRPr="00812D5A">
        <w:rPr>
          <w:rFonts w:ascii="Times New Roman" w:hAnsi="Times New Roman" w:cs="Times New Roman"/>
        </w:rPr>
        <w:t xml:space="preserve"> Bonds </w:t>
      </w:r>
      <w:r w:rsidR="00B82BBB" w:rsidRPr="00812D5A">
        <w:rPr>
          <w:rFonts w:ascii="Times New Roman" w:hAnsi="Times New Roman" w:cs="Times New Roman"/>
        </w:rPr>
        <w:t xml:space="preserve">do not always last forever, but </w:t>
      </w:r>
      <w:r w:rsidR="008C6B2F" w:rsidRPr="00812D5A">
        <w:rPr>
          <w:rFonts w:ascii="Times New Roman" w:hAnsi="Times New Roman" w:cs="Times New Roman"/>
        </w:rPr>
        <w:t xml:space="preserve">Ethan and Bailey’s </w:t>
      </w:r>
      <w:proofErr w:type="gramStart"/>
      <w:r w:rsidR="008C6B2F" w:rsidRPr="00812D5A">
        <w:rPr>
          <w:rFonts w:ascii="Times New Roman" w:hAnsi="Times New Roman" w:cs="Times New Roman"/>
        </w:rPr>
        <w:t>lasts</w:t>
      </w:r>
      <w:proofErr w:type="gramEnd"/>
      <w:r w:rsidR="008C6B2F" w:rsidRPr="00812D5A">
        <w:rPr>
          <w:rFonts w:ascii="Times New Roman" w:hAnsi="Times New Roman" w:cs="Times New Roman"/>
        </w:rPr>
        <w:t xml:space="preserve"> through generations</w:t>
      </w:r>
      <w:r w:rsidR="00DD7B70" w:rsidRPr="00812D5A">
        <w:rPr>
          <w:rFonts w:ascii="Times New Roman" w:hAnsi="Times New Roman" w:cs="Times New Roman"/>
        </w:rPr>
        <w:t>.</w:t>
      </w:r>
      <w:r w:rsidR="00A7494E" w:rsidRPr="00812D5A">
        <w:rPr>
          <w:rFonts w:ascii="Times New Roman" w:hAnsi="Times New Roman" w:cs="Times New Roman"/>
        </w:rPr>
        <w:t xml:space="preserve"> In one of Bailey’s reincarnations, he supports a stray dog</w:t>
      </w:r>
      <w:r w:rsidR="00DD6099" w:rsidRPr="00812D5A">
        <w:rPr>
          <w:rFonts w:ascii="Times New Roman" w:hAnsi="Times New Roman" w:cs="Times New Roman"/>
        </w:rPr>
        <w:t xml:space="preserve"> and gently interacts with humans.</w:t>
      </w:r>
      <w:r w:rsidR="00EC6722" w:rsidRPr="00812D5A">
        <w:rPr>
          <w:rFonts w:ascii="Times New Roman" w:hAnsi="Times New Roman" w:cs="Times New Roman"/>
        </w:rPr>
        <w:t xml:space="preserve"> </w:t>
      </w:r>
      <w:r w:rsidR="0084665D" w:rsidRPr="00812D5A">
        <w:rPr>
          <w:rFonts w:ascii="Times New Roman" w:hAnsi="Times New Roman" w:cs="Times New Roman"/>
        </w:rPr>
        <w:t>While Bailey supported the stray</w:t>
      </w:r>
      <w:r w:rsidR="00B4015A" w:rsidRPr="00812D5A">
        <w:rPr>
          <w:rFonts w:ascii="Times New Roman" w:hAnsi="Times New Roman" w:cs="Times New Roman"/>
        </w:rPr>
        <w:t xml:space="preserve">, memories from his past life </w:t>
      </w:r>
      <w:r w:rsidR="003322ED" w:rsidRPr="00812D5A">
        <w:rPr>
          <w:rFonts w:ascii="Times New Roman" w:hAnsi="Times New Roman" w:cs="Times New Roman"/>
        </w:rPr>
        <w:t xml:space="preserve">start flowing back. </w:t>
      </w:r>
      <w:r w:rsidR="002210EA" w:rsidRPr="00812D5A">
        <w:rPr>
          <w:rFonts w:ascii="Times New Roman" w:hAnsi="Times New Roman" w:cs="Times New Roman"/>
        </w:rPr>
        <w:t xml:space="preserve">In the film, there are many moments when Bailey </w:t>
      </w:r>
      <w:r w:rsidR="001501F3" w:rsidRPr="00812D5A">
        <w:rPr>
          <w:rFonts w:ascii="Times New Roman" w:hAnsi="Times New Roman" w:cs="Times New Roman"/>
        </w:rPr>
        <w:t>comforts</w:t>
      </w:r>
      <w:r w:rsidR="00923139" w:rsidRPr="00812D5A">
        <w:rPr>
          <w:rFonts w:ascii="Times New Roman" w:hAnsi="Times New Roman" w:cs="Times New Roman"/>
        </w:rPr>
        <w:t xml:space="preserve"> Ethan’s family during harsh times. His loyalty </w:t>
      </w:r>
      <w:r w:rsidR="001501F3" w:rsidRPr="00812D5A">
        <w:rPr>
          <w:rFonts w:ascii="Times New Roman" w:hAnsi="Times New Roman" w:cs="Times New Roman"/>
        </w:rPr>
        <w:t xml:space="preserve">strengthens them mentally </w:t>
      </w:r>
      <w:r w:rsidR="00FE11BE" w:rsidRPr="00812D5A">
        <w:rPr>
          <w:rFonts w:ascii="Times New Roman" w:hAnsi="Times New Roman" w:cs="Times New Roman"/>
        </w:rPr>
        <w:t xml:space="preserve">revealing the power of loyalty combined with love. </w:t>
      </w:r>
      <w:r w:rsidR="00EB2D38">
        <w:rPr>
          <w:rFonts w:ascii="Times New Roman" w:hAnsi="Times New Roman" w:cs="Times New Roman"/>
        </w:rPr>
        <w:t>A</w:t>
      </w:r>
      <w:r w:rsidR="00DA47D4">
        <w:rPr>
          <w:rFonts w:ascii="Times New Roman" w:hAnsi="Times New Roman" w:cs="Times New Roman"/>
        </w:rPr>
        <w:t xml:space="preserve">dditionally, in </w:t>
      </w:r>
      <w:r w:rsidR="00DA47D4" w:rsidRPr="007F3BEC">
        <w:rPr>
          <w:rFonts w:ascii="Times New Roman" w:hAnsi="Times New Roman" w:cs="Times New Roman"/>
          <w:i/>
          <w:iCs/>
        </w:rPr>
        <w:t>A Dog’s Purpose</w:t>
      </w:r>
      <w:r w:rsidR="00DA47D4">
        <w:rPr>
          <w:rFonts w:ascii="Times New Roman" w:hAnsi="Times New Roman" w:cs="Times New Roman"/>
        </w:rPr>
        <w:t>, Josh Gad voices Bail</w:t>
      </w:r>
      <w:r w:rsidR="008559CB">
        <w:rPr>
          <w:rFonts w:ascii="Times New Roman" w:hAnsi="Times New Roman" w:cs="Times New Roman"/>
        </w:rPr>
        <w:t>ey</w:t>
      </w:r>
      <w:r w:rsidR="007F3BEC">
        <w:rPr>
          <w:rFonts w:ascii="Times New Roman" w:hAnsi="Times New Roman" w:cs="Times New Roman"/>
        </w:rPr>
        <w:t>,</w:t>
      </w:r>
      <w:r w:rsidR="008559CB">
        <w:rPr>
          <w:rFonts w:ascii="Times New Roman" w:hAnsi="Times New Roman" w:cs="Times New Roman"/>
        </w:rPr>
        <w:t xml:space="preserve"> who </w:t>
      </w:r>
      <w:bookmarkStart w:id="8" w:name="_Int_8W0N1Avq"/>
      <w:r w:rsidR="008559CB">
        <w:rPr>
          <w:rFonts w:ascii="Times New Roman" w:hAnsi="Times New Roman" w:cs="Times New Roman"/>
        </w:rPr>
        <w:t>is reincarnated</w:t>
      </w:r>
      <w:bookmarkEnd w:id="8"/>
      <w:r w:rsidR="008559CB">
        <w:rPr>
          <w:rFonts w:ascii="Times New Roman" w:hAnsi="Times New Roman" w:cs="Times New Roman"/>
        </w:rPr>
        <w:t xml:space="preserve"> many times. Through </w:t>
      </w:r>
      <w:r w:rsidR="004E5908">
        <w:rPr>
          <w:rFonts w:ascii="Times New Roman" w:hAnsi="Times New Roman" w:cs="Times New Roman"/>
        </w:rPr>
        <w:t xml:space="preserve">all the lives Bailey lived, he learned his meaning of life through loved ones. </w:t>
      </w:r>
      <w:r w:rsidR="006D1FAB">
        <w:rPr>
          <w:rFonts w:ascii="Times New Roman" w:hAnsi="Times New Roman" w:cs="Times New Roman"/>
        </w:rPr>
        <w:t xml:space="preserve">His loyalty to Ethan reveals how love can last throughout generations. </w:t>
      </w:r>
      <w:r w:rsidR="0048551A">
        <w:rPr>
          <w:rFonts w:ascii="Times New Roman" w:hAnsi="Times New Roman" w:cs="Times New Roman"/>
        </w:rPr>
        <w:t xml:space="preserve">In a </w:t>
      </w:r>
      <w:r w:rsidR="00C0348F">
        <w:rPr>
          <w:rFonts w:ascii="Times New Roman" w:hAnsi="Times New Roman" w:cs="Times New Roman"/>
        </w:rPr>
        <w:t xml:space="preserve">2017 review article, RTE states, </w:t>
      </w:r>
      <w:r w:rsidR="00382423">
        <w:rPr>
          <w:rFonts w:ascii="Times New Roman" w:hAnsi="Times New Roman" w:cs="Times New Roman"/>
        </w:rPr>
        <w:t xml:space="preserve">“It’s a pretty straightforward tale of one devoted dog (voiced by Josh Gad) who gets reincarnated several </w:t>
      </w:r>
      <w:r w:rsidR="00F3390D">
        <w:rPr>
          <w:rFonts w:ascii="Times New Roman" w:hAnsi="Times New Roman" w:cs="Times New Roman"/>
        </w:rPr>
        <w:t>times before he finds the meaning of his own existence through the lives of the various humans he encounters” (</w:t>
      </w:r>
      <w:commentRangeStart w:id="9"/>
      <w:r w:rsidR="0068629F">
        <w:rPr>
          <w:rFonts w:ascii="Times New Roman" w:hAnsi="Times New Roman" w:cs="Times New Roman"/>
        </w:rPr>
        <w:t>RTE</w:t>
      </w:r>
      <w:r w:rsidR="00E26AFC">
        <w:rPr>
          <w:rFonts w:ascii="Times New Roman" w:hAnsi="Times New Roman" w:cs="Times New Roman"/>
        </w:rPr>
        <w:t xml:space="preserve"> Ireland</w:t>
      </w:r>
      <w:commentRangeEnd w:id="9"/>
      <w:r w:rsidR="00AC636B">
        <w:rPr>
          <w:rStyle w:val="CommentReference"/>
        </w:rPr>
        <w:commentReference w:id="9"/>
      </w:r>
      <w:r w:rsidR="00E26AFC">
        <w:rPr>
          <w:rFonts w:ascii="Times New Roman" w:hAnsi="Times New Roman" w:cs="Times New Roman"/>
        </w:rPr>
        <w:t>).</w:t>
      </w:r>
      <w:r w:rsidR="00634FF8">
        <w:rPr>
          <w:rFonts w:ascii="Times New Roman" w:hAnsi="Times New Roman" w:cs="Times New Roman"/>
        </w:rPr>
        <w:t xml:space="preserve"> </w:t>
      </w:r>
      <w:commentRangeStart w:id="10"/>
      <w:r w:rsidR="00634FF8">
        <w:rPr>
          <w:rFonts w:ascii="Times New Roman" w:hAnsi="Times New Roman" w:cs="Times New Roman"/>
        </w:rPr>
        <w:t xml:space="preserve">This quote shows </w:t>
      </w:r>
      <w:r w:rsidR="00D3133A">
        <w:rPr>
          <w:rFonts w:ascii="Times New Roman" w:hAnsi="Times New Roman" w:cs="Times New Roman"/>
        </w:rPr>
        <w:t xml:space="preserve">Bailey’s </w:t>
      </w:r>
      <w:r w:rsidR="00AB64FB">
        <w:rPr>
          <w:rFonts w:ascii="Times New Roman" w:hAnsi="Times New Roman" w:cs="Times New Roman"/>
        </w:rPr>
        <w:t xml:space="preserve">happiness comes from connections built </w:t>
      </w:r>
      <w:r w:rsidR="00911EFE">
        <w:rPr>
          <w:rFonts w:ascii="Times New Roman" w:hAnsi="Times New Roman" w:cs="Times New Roman"/>
        </w:rPr>
        <w:t xml:space="preserve">with loved ones. </w:t>
      </w:r>
      <w:r w:rsidR="00617E0F">
        <w:rPr>
          <w:rFonts w:ascii="Times New Roman" w:hAnsi="Times New Roman" w:cs="Times New Roman"/>
        </w:rPr>
        <w:t>It strengthens the idea that loyalty and love is wh</w:t>
      </w:r>
      <w:r w:rsidR="004503E4">
        <w:rPr>
          <w:rFonts w:ascii="Times New Roman" w:hAnsi="Times New Roman" w:cs="Times New Roman"/>
        </w:rPr>
        <w:t xml:space="preserve">at gives </w:t>
      </w:r>
      <w:r w:rsidR="00096B54">
        <w:rPr>
          <w:rFonts w:ascii="Times New Roman" w:hAnsi="Times New Roman" w:cs="Times New Roman"/>
        </w:rPr>
        <w:t>him</w:t>
      </w:r>
      <w:r w:rsidR="004503E4">
        <w:rPr>
          <w:rFonts w:ascii="Times New Roman" w:hAnsi="Times New Roman" w:cs="Times New Roman"/>
        </w:rPr>
        <w:t xml:space="preserve"> </w:t>
      </w:r>
      <w:commentRangeEnd w:id="10"/>
      <w:r w:rsidR="00AC636B">
        <w:rPr>
          <w:rStyle w:val="CommentReference"/>
        </w:rPr>
        <w:commentReference w:id="10"/>
      </w:r>
      <w:r w:rsidR="004503E4">
        <w:rPr>
          <w:rFonts w:ascii="Times New Roman" w:hAnsi="Times New Roman" w:cs="Times New Roman"/>
        </w:rPr>
        <w:t>meaning.</w:t>
      </w:r>
      <w:r w:rsidR="00E26AFC">
        <w:rPr>
          <w:rFonts w:ascii="Times New Roman" w:hAnsi="Times New Roman" w:cs="Times New Roman"/>
        </w:rPr>
        <w:t xml:space="preserve"> </w:t>
      </w:r>
      <w:r w:rsidR="00304AA2">
        <w:rPr>
          <w:rFonts w:ascii="Times New Roman" w:hAnsi="Times New Roman" w:cs="Times New Roman"/>
        </w:rPr>
        <w:t>Bailey’s loyalty across multiple lifetimes reveals the enduring love</w:t>
      </w:r>
      <w:r w:rsidR="00446CBB">
        <w:rPr>
          <w:rFonts w:ascii="Times New Roman" w:hAnsi="Times New Roman" w:cs="Times New Roman"/>
        </w:rPr>
        <w:t xml:space="preserve">, emphasizing </w:t>
      </w:r>
      <w:r w:rsidR="00FC0AF2">
        <w:rPr>
          <w:rFonts w:ascii="Times New Roman" w:hAnsi="Times New Roman" w:cs="Times New Roman"/>
        </w:rPr>
        <w:t>devotion strengthens bonds.</w:t>
      </w:r>
    </w:p>
    <w:p w14:paraId="4C1FC556" w14:textId="22CDA84F" w:rsidR="00FA01DE" w:rsidRDefault="00FA01DE" w:rsidP="0013577A">
      <w:pPr>
        <w:spacing w:line="480" w:lineRule="auto"/>
        <w:rPr>
          <w:rFonts w:ascii="Times New Roman" w:hAnsi="Times New Roman" w:cs="Times New Roman"/>
        </w:rPr>
      </w:pPr>
      <w:r>
        <w:tab/>
      </w:r>
      <w:commentRangeStart w:id="11"/>
      <w:r w:rsidR="009B30E5" w:rsidRPr="007F3BEC">
        <w:rPr>
          <w:rFonts w:ascii="Times New Roman" w:hAnsi="Times New Roman" w:cs="Times New Roman"/>
          <w:i/>
          <w:iCs/>
        </w:rPr>
        <w:t xml:space="preserve">A </w:t>
      </w:r>
      <w:r w:rsidR="00371729" w:rsidRPr="007F3BEC">
        <w:rPr>
          <w:rFonts w:ascii="Times New Roman" w:hAnsi="Times New Roman" w:cs="Times New Roman"/>
          <w:i/>
          <w:iCs/>
        </w:rPr>
        <w:t>Dog’s Purpose</w:t>
      </w:r>
      <w:r w:rsidR="00371729" w:rsidRPr="00BE5023">
        <w:rPr>
          <w:rFonts w:ascii="Times New Roman" w:hAnsi="Times New Roman" w:cs="Times New Roman"/>
        </w:rPr>
        <w:t xml:space="preserve"> engages the audience through the perspective of Bailey, creating </w:t>
      </w:r>
      <w:r w:rsidR="001F105A" w:rsidRPr="00BE5023">
        <w:rPr>
          <w:rFonts w:ascii="Times New Roman" w:hAnsi="Times New Roman" w:cs="Times New Roman"/>
        </w:rPr>
        <w:t>natural sincere moments.</w:t>
      </w:r>
      <w:commentRangeEnd w:id="11"/>
      <w:r w:rsidR="00281058">
        <w:rPr>
          <w:rStyle w:val="CommentReference"/>
        </w:rPr>
        <w:commentReference w:id="11"/>
      </w:r>
      <w:r w:rsidR="001F105A" w:rsidRPr="00BE5023">
        <w:rPr>
          <w:rFonts w:ascii="Times New Roman" w:hAnsi="Times New Roman" w:cs="Times New Roman"/>
        </w:rPr>
        <w:t xml:space="preserve"> </w:t>
      </w:r>
      <w:r w:rsidR="00593AFA" w:rsidRPr="00BE5023">
        <w:rPr>
          <w:rFonts w:ascii="Times New Roman" w:hAnsi="Times New Roman" w:cs="Times New Roman"/>
        </w:rPr>
        <w:t>See</w:t>
      </w:r>
      <w:r w:rsidR="004547C1" w:rsidRPr="00BE5023">
        <w:rPr>
          <w:rFonts w:ascii="Times New Roman" w:hAnsi="Times New Roman" w:cs="Times New Roman"/>
        </w:rPr>
        <w:t xml:space="preserve">ing life through Bailey’s eyes allows the audience to see the change of human emotions. In the film, Bailey comforted </w:t>
      </w:r>
      <w:r w:rsidR="00AA272A" w:rsidRPr="00BE5023">
        <w:rPr>
          <w:rFonts w:ascii="Times New Roman" w:hAnsi="Times New Roman" w:cs="Times New Roman"/>
        </w:rPr>
        <w:t xml:space="preserve">Ethan after his parents’ divorce. </w:t>
      </w:r>
      <w:r w:rsidR="00C661DC" w:rsidRPr="00BE5023">
        <w:rPr>
          <w:rFonts w:ascii="Times New Roman" w:hAnsi="Times New Roman" w:cs="Times New Roman"/>
        </w:rPr>
        <w:t>This scene feels natural because of Bailey’s response</w:t>
      </w:r>
      <w:r w:rsidR="003803E0" w:rsidRPr="00BE5023">
        <w:rPr>
          <w:rFonts w:ascii="Times New Roman" w:hAnsi="Times New Roman" w:cs="Times New Roman"/>
        </w:rPr>
        <w:t xml:space="preserve"> to Ethan being upset, </w:t>
      </w:r>
      <w:r w:rsidR="00257CBE" w:rsidRPr="00BE5023">
        <w:rPr>
          <w:rFonts w:ascii="Times New Roman" w:hAnsi="Times New Roman" w:cs="Times New Roman"/>
        </w:rPr>
        <w:t xml:space="preserve">meaning </w:t>
      </w:r>
      <w:r w:rsidR="00D27332" w:rsidRPr="00BE5023">
        <w:rPr>
          <w:rFonts w:ascii="Times New Roman" w:hAnsi="Times New Roman" w:cs="Times New Roman"/>
        </w:rPr>
        <w:t>the</w:t>
      </w:r>
      <w:r w:rsidR="00BE292C" w:rsidRPr="00BE5023">
        <w:rPr>
          <w:rFonts w:ascii="Times New Roman" w:hAnsi="Times New Roman" w:cs="Times New Roman"/>
        </w:rPr>
        <w:t xml:space="preserve"> directors are not forcing the audience to cry, but instead have a </w:t>
      </w:r>
      <w:r w:rsidR="000F5D14" w:rsidRPr="00BE5023">
        <w:rPr>
          <w:rFonts w:ascii="Times New Roman" w:hAnsi="Times New Roman" w:cs="Times New Roman"/>
        </w:rPr>
        <w:t xml:space="preserve">sense of </w:t>
      </w:r>
      <w:r w:rsidR="001C4D4B" w:rsidRPr="00BE5023">
        <w:rPr>
          <w:rFonts w:ascii="Times New Roman" w:hAnsi="Times New Roman" w:cs="Times New Roman"/>
        </w:rPr>
        <w:t>ease</w:t>
      </w:r>
      <w:r w:rsidR="000F5D14" w:rsidRPr="00BE5023">
        <w:rPr>
          <w:rFonts w:ascii="Times New Roman" w:hAnsi="Times New Roman" w:cs="Times New Roman"/>
        </w:rPr>
        <w:t xml:space="preserve">. </w:t>
      </w:r>
      <w:r w:rsidR="003F63BA" w:rsidRPr="00BE5023">
        <w:rPr>
          <w:rFonts w:ascii="Times New Roman" w:hAnsi="Times New Roman" w:cs="Times New Roman"/>
        </w:rPr>
        <w:t>Wh</w:t>
      </w:r>
      <w:r w:rsidR="00B3575E" w:rsidRPr="00BE5023">
        <w:rPr>
          <w:rFonts w:ascii="Times New Roman" w:hAnsi="Times New Roman" w:cs="Times New Roman"/>
        </w:rPr>
        <w:t>ile these moments express Bailey’s ability to comfort, the film</w:t>
      </w:r>
      <w:r w:rsidR="006221C8" w:rsidRPr="00BE5023">
        <w:rPr>
          <w:rFonts w:ascii="Times New Roman" w:hAnsi="Times New Roman" w:cs="Times New Roman"/>
        </w:rPr>
        <w:t xml:space="preserve"> also reveals the amount of joy one can </w:t>
      </w:r>
      <w:r w:rsidR="00D27332" w:rsidRPr="00BE5023">
        <w:rPr>
          <w:rFonts w:ascii="Times New Roman" w:hAnsi="Times New Roman" w:cs="Times New Roman"/>
        </w:rPr>
        <w:t>have</w:t>
      </w:r>
      <w:r w:rsidR="006221C8" w:rsidRPr="00BE5023">
        <w:rPr>
          <w:rFonts w:ascii="Times New Roman" w:hAnsi="Times New Roman" w:cs="Times New Roman"/>
        </w:rPr>
        <w:t xml:space="preserve">. </w:t>
      </w:r>
      <w:r w:rsidR="00601FDF" w:rsidRPr="00BE5023">
        <w:rPr>
          <w:rFonts w:ascii="Times New Roman" w:hAnsi="Times New Roman" w:cs="Times New Roman"/>
        </w:rPr>
        <w:t>Wh</w:t>
      </w:r>
      <w:r w:rsidR="00FD3129" w:rsidRPr="00BE5023">
        <w:rPr>
          <w:rFonts w:ascii="Times New Roman" w:hAnsi="Times New Roman" w:cs="Times New Roman"/>
        </w:rPr>
        <w:t>en Bailey began exploring his new life with a loving family</w:t>
      </w:r>
      <w:r w:rsidR="00A21655" w:rsidRPr="00BE5023">
        <w:rPr>
          <w:rFonts w:ascii="Times New Roman" w:hAnsi="Times New Roman" w:cs="Times New Roman"/>
        </w:rPr>
        <w:t xml:space="preserve">, he would always be playing with them or running in the snow. </w:t>
      </w:r>
      <w:r w:rsidR="00703D50" w:rsidRPr="00BE5023">
        <w:rPr>
          <w:rFonts w:ascii="Times New Roman" w:hAnsi="Times New Roman" w:cs="Times New Roman"/>
        </w:rPr>
        <w:t>Such moments of happiness keep the story heartfelt</w:t>
      </w:r>
      <w:r w:rsidR="003F1EE9" w:rsidRPr="00BE5023">
        <w:rPr>
          <w:rFonts w:ascii="Times New Roman" w:hAnsi="Times New Roman" w:cs="Times New Roman"/>
        </w:rPr>
        <w:t>, conveying the connect</w:t>
      </w:r>
      <w:r w:rsidR="00D27332">
        <w:rPr>
          <w:rFonts w:ascii="Times New Roman" w:hAnsi="Times New Roman" w:cs="Times New Roman"/>
        </w:rPr>
        <w:t>ion</w:t>
      </w:r>
      <w:r w:rsidR="003F1EE9" w:rsidRPr="00BE5023">
        <w:rPr>
          <w:rFonts w:ascii="Times New Roman" w:hAnsi="Times New Roman" w:cs="Times New Roman"/>
        </w:rPr>
        <w:t xml:space="preserve"> between dogs and humans </w:t>
      </w:r>
      <w:bookmarkStart w:id="12" w:name="_Int_gMpCIedc"/>
      <w:r w:rsidR="003F1EE9" w:rsidRPr="00BE5023">
        <w:rPr>
          <w:rFonts w:ascii="Times New Roman" w:hAnsi="Times New Roman" w:cs="Times New Roman"/>
        </w:rPr>
        <w:t>are built</w:t>
      </w:r>
      <w:bookmarkEnd w:id="12"/>
      <w:r w:rsidR="003F1EE9" w:rsidRPr="00BE5023">
        <w:rPr>
          <w:rFonts w:ascii="Times New Roman" w:hAnsi="Times New Roman" w:cs="Times New Roman"/>
        </w:rPr>
        <w:t xml:space="preserve"> off experience</w:t>
      </w:r>
      <w:r w:rsidR="00D637C0" w:rsidRPr="00BE5023">
        <w:rPr>
          <w:rFonts w:ascii="Times New Roman" w:hAnsi="Times New Roman" w:cs="Times New Roman"/>
        </w:rPr>
        <w:t xml:space="preserve">s with love. </w:t>
      </w:r>
      <w:commentRangeStart w:id="13"/>
      <w:r w:rsidR="00B74998" w:rsidRPr="00BE5023">
        <w:rPr>
          <w:rFonts w:ascii="Times New Roman" w:hAnsi="Times New Roman" w:cs="Times New Roman"/>
        </w:rPr>
        <w:t xml:space="preserve">At the same time, </w:t>
      </w:r>
      <w:r w:rsidR="00B74998" w:rsidRPr="00215D81">
        <w:rPr>
          <w:rFonts w:ascii="Times New Roman" w:hAnsi="Times New Roman" w:cs="Times New Roman"/>
          <w:i/>
          <w:iCs/>
        </w:rPr>
        <w:t xml:space="preserve">A </w:t>
      </w:r>
      <w:r w:rsidR="0022713E" w:rsidRPr="00215D81">
        <w:rPr>
          <w:rFonts w:ascii="Times New Roman" w:hAnsi="Times New Roman" w:cs="Times New Roman"/>
          <w:i/>
          <w:iCs/>
        </w:rPr>
        <w:t xml:space="preserve">Dog’s Purpose </w:t>
      </w:r>
      <w:r w:rsidR="0022713E" w:rsidRPr="00BE5023">
        <w:rPr>
          <w:rFonts w:ascii="Times New Roman" w:hAnsi="Times New Roman" w:cs="Times New Roman"/>
        </w:rPr>
        <w:lastRenderedPageBreak/>
        <w:t xml:space="preserve">creates an emotional film for the audience by revealing </w:t>
      </w:r>
      <w:r w:rsidR="00F70432" w:rsidRPr="00BE5023">
        <w:rPr>
          <w:rFonts w:ascii="Times New Roman" w:hAnsi="Times New Roman" w:cs="Times New Roman"/>
        </w:rPr>
        <w:t>emotions with human life through Bailey’s perspective.</w:t>
      </w:r>
      <w:r w:rsidR="00E331AD" w:rsidRPr="00BE5023">
        <w:rPr>
          <w:rFonts w:ascii="Times New Roman" w:hAnsi="Times New Roman" w:cs="Times New Roman"/>
        </w:rPr>
        <w:t xml:space="preserve"> </w:t>
      </w:r>
      <w:commentRangeEnd w:id="13"/>
      <w:r w:rsidR="00281058">
        <w:rPr>
          <w:rStyle w:val="CommentReference"/>
        </w:rPr>
        <w:commentReference w:id="13"/>
      </w:r>
      <w:commentRangeStart w:id="14"/>
      <w:r w:rsidR="00A732E3" w:rsidRPr="00BE5023">
        <w:rPr>
          <w:rFonts w:ascii="Times New Roman" w:hAnsi="Times New Roman" w:cs="Times New Roman"/>
        </w:rPr>
        <w:t xml:space="preserve">According to the </w:t>
      </w:r>
      <w:r w:rsidR="00A732E3" w:rsidRPr="00BE5023">
        <w:rPr>
          <w:rFonts w:ascii="Times New Roman" w:hAnsi="Times New Roman" w:cs="Times New Roman"/>
          <w:i/>
          <w:iCs/>
        </w:rPr>
        <w:t>FILM</w:t>
      </w:r>
      <w:r w:rsidR="009118A3" w:rsidRPr="00BE5023">
        <w:rPr>
          <w:rFonts w:ascii="Times New Roman" w:hAnsi="Times New Roman" w:cs="Times New Roman"/>
          <w:i/>
          <w:iCs/>
        </w:rPr>
        <w:t>INK</w:t>
      </w:r>
      <w:r w:rsidR="009118A3" w:rsidRPr="00BE5023">
        <w:rPr>
          <w:rFonts w:ascii="Times New Roman" w:hAnsi="Times New Roman" w:cs="Times New Roman"/>
        </w:rPr>
        <w:t xml:space="preserve"> website, </w:t>
      </w:r>
      <w:r w:rsidR="00967429" w:rsidRPr="00BE5023">
        <w:rPr>
          <w:rFonts w:ascii="Times New Roman" w:hAnsi="Times New Roman" w:cs="Times New Roman"/>
        </w:rPr>
        <w:t xml:space="preserve">Travis Johnson states </w:t>
      </w:r>
      <w:commentRangeEnd w:id="14"/>
      <w:r w:rsidR="00281058">
        <w:rPr>
          <w:rStyle w:val="CommentReference"/>
        </w:rPr>
        <w:commentReference w:id="14"/>
      </w:r>
      <w:r w:rsidR="00967429" w:rsidRPr="00BE5023">
        <w:rPr>
          <w:rFonts w:ascii="Times New Roman" w:hAnsi="Times New Roman" w:cs="Times New Roman"/>
        </w:rPr>
        <w:t xml:space="preserve">“Through Bailey’s eyes we see Ethan </w:t>
      </w:r>
      <w:r w:rsidR="0068089B" w:rsidRPr="00BE5023">
        <w:rPr>
          <w:rFonts w:ascii="Times New Roman" w:hAnsi="Times New Roman" w:cs="Times New Roman"/>
        </w:rPr>
        <w:t xml:space="preserve">grow up under an abusive, alcoholic father, fall in love, deal with disappointment after an injury kills his college </w:t>
      </w:r>
      <w:r w:rsidR="00BB4912" w:rsidRPr="00BE5023">
        <w:rPr>
          <w:rFonts w:ascii="Times New Roman" w:hAnsi="Times New Roman" w:cs="Times New Roman"/>
        </w:rPr>
        <w:t>football career, and so on” (</w:t>
      </w:r>
      <w:r w:rsidR="00CF6921" w:rsidRPr="00BE5023">
        <w:rPr>
          <w:rFonts w:ascii="Times New Roman" w:hAnsi="Times New Roman" w:cs="Times New Roman"/>
        </w:rPr>
        <w:t xml:space="preserve">Johnson). </w:t>
      </w:r>
      <w:r w:rsidR="00572320" w:rsidRPr="00BE5023">
        <w:rPr>
          <w:rFonts w:ascii="Times New Roman" w:hAnsi="Times New Roman" w:cs="Times New Roman"/>
        </w:rPr>
        <w:t>Through</w:t>
      </w:r>
      <w:r w:rsidR="007E3972" w:rsidRPr="00BE5023">
        <w:rPr>
          <w:rFonts w:ascii="Times New Roman" w:hAnsi="Times New Roman" w:cs="Times New Roman"/>
        </w:rPr>
        <w:t xml:space="preserve"> </w:t>
      </w:r>
      <w:r w:rsidR="000C1B39" w:rsidRPr="00BE5023">
        <w:rPr>
          <w:rFonts w:ascii="Times New Roman" w:hAnsi="Times New Roman" w:cs="Times New Roman"/>
        </w:rPr>
        <w:t xml:space="preserve">Bailey’s eyes, the audience sees the struggles Ethan </w:t>
      </w:r>
      <w:r w:rsidR="00572320" w:rsidRPr="00BE5023">
        <w:rPr>
          <w:rFonts w:ascii="Times New Roman" w:hAnsi="Times New Roman" w:cs="Times New Roman"/>
        </w:rPr>
        <w:t>endur</w:t>
      </w:r>
      <w:r w:rsidR="001934C4">
        <w:rPr>
          <w:rFonts w:ascii="Times New Roman" w:hAnsi="Times New Roman" w:cs="Times New Roman"/>
        </w:rPr>
        <w:t>es</w:t>
      </w:r>
      <w:r w:rsidR="00572320" w:rsidRPr="00BE5023">
        <w:rPr>
          <w:rFonts w:ascii="Times New Roman" w:hAnsi="Times New Roman" w:cs="Times New Roman"/>
        </w:rPr>
        <w:t xml:space="preserve">. Dealing with an abusive father, heartbreak, and injury is </w:t>
      </w:r>
      <w:r w:rsidR="00215D81" w:rsidRPr="00BE5023">
        <w:rPr>
          <w:rFonts w:ascii="Times New Roman" w:hAnsi="Times New Roman" w:cs="Times New Roman"/>
        </w:rPr>
        <w:t>incredibly difficult</w:t>
      </w:r>
      <w:r w:rsidR="006F6050" w:rsidRPr="00BE5023">
        <w:rPr>
          <w:rFonts w:ascii="Times New Roman" w:hAnsi="Times New Roman" w:cs="Times New Roman"/>
        </w:rPr>
        <w:t xml:space="preserve"> to overcome. Being able to experience joy playing </w:t>
      </w:r>
      <w:r w:rsidR="004B42C5" w:rsidRPr="00BE5023">
        <w:rPr>
          <w:rFonts w:ascii="Times New Roman" w:hAnsi="Times New Roman" w:cs="Times New Roman"/>
        </w:rPr>
        <w:t>with Bailey gives Ethan hope for a brighter future</w:t>
      </w:r>
      <w:r w:rsidR="00BA6D5D" w:rsidRPr="00BE5023">
        <w:rPr>
          <w:rFonts w:ascii="Times New Roman" w:hAnsi="Times New Roman" w:cs="Times New Roman"/>
        </w:rPr>
        <w:t>. Balancing emotions makes the film feel more natu</w:t>
      </w:r>
      <w:r w:rsidR="0098474B" w:rsidRPr="00BE5023">
        <w:rPr>
          <w:rFonts w:ascii="Times New Roman" w:hAnsi="Times New Roman" w:cs="Times New Roman"/>
        </w:rPr>
        <w:t xml:space="preserve">ral, knowing everyone goes through mixes of emotions, while also highlighting the bond between humans </w:t>
      </w:r>
      <w:r w:rsidR="002C15B3" w:rsidRPr="00BE5023">
        <w:rPr>
          <w:rFonts w:ascii="Times New Roman" w:hAnsi="Times New Roman" w:cs="Times New Roman"/>
        </w:rPr>
        <w:t>and their dogs.</w:t>
      </w:r>
    </w:p>
    <w:p w14:paraId="6D152EC1" w14:textId="29631C46" w:rsidR="00E668FA" w:rsidRDefault="0013577A" w:rsidP="008875DC">
      <w:pPr>
        <w:pStyle w:val="NormalWeb"/>
        <w:spacing w:before="0" w:beforeAutospacing="0" w:after="0" w:afterAutospacing="0" w:line="480" w:lineRule="auto"/>
        <w:rPr>
          <w:color w:val="000000"/>
        </w:rPr>
      </w:pPr>
      <w:r>
        <w:tab/>
      </w:r>
      <w:r w:rsidR="005C6CF0">
        <w:t>Through loyalty, perspective, and emotional storytelling</w:t>
      </w:r>
      <w:r w:rsidR="007739D6">
        <w:t xml:space="preserve">; </w:t>
      </w:r>
      <w:r w:rsidRPr="00E668FA">
        <w:rPr>
          <w:i/>
          <w:iCs/>
        </w:rPr>
        <w:t>A Dog’s Purpose</w:t>
      </w:r>
      <w:r>
        <w:t xml:space="preserve"> is a heartfelt film that explores the enduring bonds between humans</w:t>
      </w:r>
      <w:r w:rsidR="007739D6">
        <w:t xml:space="preserve"> and dogs. Strong </w:t>
      </w:r>
      <w:r w:rsidR="00DE789A">
        <w:t>but overly emotional acting by Juliet Rylance and Josh Gad’s narration brought war</w:t>
      </w:r>
      <w:r w:rsidR="007741C6">
        <w:t xml:space="preserve">mth, humor, and a natural feel to this film. Bailey’s loyalty across </w:t>
      </w:r>
      <w:r w:rsidR="00C45420">
        <w:t xml:space="preserve">lifetimes conveys how love lasts through generations, while experiencing his point of </w:t>
      </w:r>
      <w:r w:rsidR="00C304A9">
        <w:t>view allowed the audience to see human struggles</w:t>
      </w:r>
      <w:r w:rsidR="00351444">
        <w:t xml:space="preserve"> </w:t>
      </w:r>
      <w:r w:rsidR="00AE39EC">
        <w:t>and natural joy. B</w:t>
      </w:r>
      <w:r w:rsidR="003C5C7C">
        <w:t xml:space="preserve">alancing difficult and joyful moments </w:t>
      </w:r>
      <w:r w:rsidR="005870D1">
        <w:t xml:space="preserve">highlights how complex </w:t>
      </w:r>
      <w:r w:rsidR="005C3589">
        <w:t>life</w:t>
      </w:r>
      <w:r w:rsidR="005870D1">
        <w:t xml:space="preserve"> can be</w:t>
      </w:r>
      <w:r w:rsidR="00D650FF">
        <w:t xml:space="preserve">, but also how connections we make </w:t>
      </w:r>
      <w:r w:rsidR="005C3589">
        <w:t xml:space="preserve">shape our future. </w:t>
      </w:r>
      <w:r w:rsidR="001C218E">
        <w:t xml:space="preserve">While </w:t>
      </w:r>
      <w:r w:rsidR="00636D1B">
        <w:t xml:space="preserve">this film </w:t>
      </w:r>
      <w:r w:rsidR="001C218E">
        <w:t xml:space="preserve">leaves the audience reflecting on love and loyalty, </w:t>
      </w:r>
      <w:r w:rsidR="00FA09CF">
        <w:t xml:space="preserve">it reminds </w:t>
      </w:r>
      <w:r w:rsidR="009F4D36">
        <w:t>us of</w:t>
      </w:r>
      <w:r w:rsidR="00FA09CF">
        <w:t xml:space="preserve"> the impact one can have on us.</w:t>
      </w:r>
      <w:r w:rsidR="00B4421C">
        <w:t xml:space="preserve"> </w:t>
      </w:r>
      <w:r w:rsidR="00B4421C" w:rsidRPr="00215D81">
        <w:rPr>
          <w:i/>
          <w:iCs/>
          <w:color w:val="000000"/>
        </w:rPr>
        <w:t>A Dog’s Purpose</w:t>
      </w:r>
      <w:r w:rsidR="00B4421C" w:rsidRPr="00812D5A">
        <w:rPr>
          <w:color w:val="000000"/>
        </w:rPr>
        <w:t xml:space="preserve"> is a he</w:t>
      </w:r>
      <w:r w:rsidR="008875DC">
        <w:rPr>
          <w:color w:val="000000"/>
        </w:rPr>
        <w:t xml:space="preserve">artfelt film that leans into loyalty and love </w:t>
      </w:r>
      <w:r w:rsidR="00DB58B0">
        <w:rPr>
          <w:color w:val="000000"/>
        </w:rPr>
        <w:t xml:space="preserve">through Bailey’s reincarnations, </w:t>
      </w:r>
      <w:commentRangeStart w:id="15"/>
      <w:r w:rsidR="00DB58B0">
        <w:rPr>
          <w:color w:val="000000"/>
        </w:rPr>
        <w:t>though at times the emotions become too much.</w:t>
      </w:r>
      <w:commentRangeEnd w:id="15"/>
      <w:r w:rsidR="00281058">
        <w:rPr>
          <w:rStyle w:val="CommentReference"/>
          <w:rFonts w:asciiTheme="minorHAnsi" w:hAnsiTheme="minorHAnsi" w:cstheme="minorBidi"/>
          <w:kern w:val="2"/>
          <w14:ligatures w14:val="standardContextual"/>
        </w:rPr>
        <w:commentReference w:id="15"/>
      </w:r>
    </w:p>
    <w:p w14:paraId="779FA3BF" w14:textId="283DA3D6" w:rsidR="00DB58B0" w:rsidDel="00281058" w:rsidRDefault="00DB58B0" w:rsidP="008875DC">
      <w:pPr>
        <w:pStyle w:val="NormalWeb"/>
        <w:spacing w:before="0" w:beforeAutospacing="0" w:after="0" w:afterAutospacing="0" w:line="480" w:lineRule="auto"/>
        <w:rPr>
          <w:del w:id="16" w:author="Lowinger, Nate" w:date="2025-10-19T20:25:00Z" w16du:dateUtc="2025-10-20T01:25:00Z"/>
        </w:rPr>
      </w:pPr>
    </w:p>
    <w:p w14:paraId="78F49D00" w14:textId="77777777" w:rsidR="00281058" w:rsidRDefault="00281058" w:rsidP="008875DC">
      <w:pPr>
        <w:pStyle w:val="NormalWeb"/>
        <w:spacing w:before="0" w:beforeAutospacing="0" w:after="0" w:afterAutospacing="0" w:line="480" w:lineRule="auto"/>
        <w:rPr>
          <w:ins w:id="17" w:author="Lowinger, Nate" w:date="2025-10-19T20:25:00Z" w16du:dateUtc="2025-10-20T01:25:00Z"/>
          <w:color w:val="000000"/>
        </w:rPr>
      </w:pPr>
    </w:p>
    <w:p w14:paraId="079EFDAA" w14:textId="77777777" w:rsidR="00DB58B0" w:rsidDel="00281058" w:rsidRDefault="00DB58B0" w:rsidP="008875DC">
      <w:pPr>
        <w:pStyle w:val="NormalWeb"/>
        <w:spacing w:before="0" w:beforeAutospacing="0" w:after="0" w:afterAutospacing="0" w:line="480" w:lineRule="auto"/>
        <w:rPr>
          <w:del w:id="18" w:author="Lowinger, Nate" w:date="2025-10-19T20:25:00Z" w16du:dateUtc="2025-10-20T01:25:00Z"/>
          <w:color w:val="000000"/>
        </w:rPr>
      </w:pPr>
    </w:p>
    <w:p w14:paraId="1D42CC4A" w14:textId="77777777" w:rsidR="00281058" w:rsidRDefault="00281058" w:rsidP="008875DC">
      <w:pPr>
        <w:pStyle w:val="NormalWeb"/>
        <w:spacing w:before="0" w:beforeAutospacing="0" w:after="0" w:afterAutospacing="0" w:line="480" w:lineRule="auto"/>
      </w:pPr>
    </w:p>
    <w:p w14:paraId="4932BA5E" w14:textId="77777777" w:rsidR="00E668FA" w:rsidRDefault="00E668FA" w:rsidP="00F54CC3">
      <w:pPr>
        <w:spacing w:line="480" w:lineRule="auto"/>
        <w:jc w:val="center"/>
        <w:rPr>
          <w:rFonts w:ascii="Times New Roman" w:hAnsi="Times New Roman" w:cs="Times New Roman"/>
        </w:rPr>
      </w:pPr>
    </w:p>
    <w:p w14:paraId="63497FCB" w14:textId="60AF894A" w:rsidR="0081420A" w:rsidRDefault="0081420A" w:rsidP="00F54CC3">
      <w:pPr>
        <w:spacing w:line="480" w:lineRule="auto"/>
        <w:jc w:val="center"/>
        <w:rPr>
          <w:rFonts w:ascii="Times New Roman" w:hAnsi="Times New Roman" w:cs="Times New Roman"/>
        </w:rPr>
      </w:pPr>
      <w:r>
        <w:rPr>
          <w:rFonts w:ascii="Times New Roman" w:hAnsi="Times New Roman" w:cs="Times New Roman"/>
        </w:rPr>
        <w:t>WORKS CITED</w:t>
      </w:r>
      <w:r w:rsidR="00D94078">
        <w:rPr>
          <w:rFonts w:ascii="Times New Roman" w:hAnsi="Times New Roman" w:cs="Times New Roman"/>
        </w:rPr>
        <w:t>:</w:t>
      </w:r>
    </w:p>
    <w:p w14:paraId="48D0CA4E" w14:textId="4E1C7B58" w:rsidR="006F3918" w:rsidRDefault="006F3918" w:rsidP="00FC6948">
      <w:pPr>
        <w:spacing w:line="480" w:lineRule="auto"/>
        <w:rPr>
          <w:rFonts w:ascii="Times New Roman" w:hAnsi="Times New Roman" w:cs="Times New Roman"/>
        </w:rPr>
      </w:pPr>
      <w:r>
        <w:rPr>
          <w:rFonts w:ascii="Times New Roman" w:hAnsi="Times New Roman" w:cs="Times New Roman"/>
        </w:rPr>
        <w:t>Cartland, Sarah</w:t>
      </w:r>
      <w:r w:rsidR="000507EF">
        <w:rPr>
          <w:rFonts w:ascii="Times New Roman" w:hAnsi="Times New Roman" w:cs="Times New Roman"/>
        </w:rPr>
        <w:t xml:space="preserve">. “A Dog’s Purpose.” </w:t>
      </w:r>
      <w:r w:rsidR="000507EF" w:rsidRPr="00BA3A86">
        <w:rPr>
          <w:rFonts w:ascii="Times New Roman" w:hAnsi="Times New Roman" w:cs="Times New Roman"/>
          <w:i/>
          <w:iCs/>
        </w:rPr>
        <w:t>Caution Spoilers</w:t>
      </w:r>
      <w:r w:rsidR="000507EF">
        <w:rPr>
          <w:rFonts w:ascii="Times New Roman" w:hAnsi="Times New Roman" w:cs="Times New Roman"/>
        </w:rPr>
        <w:t xml:space="preserve">, </w:t>
      </w:r>
      <w:r w:rsidR="0066092E">
        <w:rPr>
          <w:rFonts w:ascii="Times New Roman" w:hAnsi="Times New Roman" w:cs="Times New Roman"/>
        </w:rPr>
        <w:t>30</w:t>
      </w:r>
      <w:r w:rsidR="0066092E" w:rsidRPr="0066092E">
        <w:rPr>
          <w:rFonts w:ascii="Times New Roman" w:hAnsi="Times New Roman" w:cs="Times New Roman"/>
          <w:vertAlign w:val="superscript"/>
        </w:rPr>
        <w:t>th</w:t>
      </w:r>
      <w:r w:rsidR="0066092E">
        <w:rPr>
          <w:rFonts w:ascii="Times New Roman" w:hAnsi="Times New Roman" w:cs="Times New Roman"/>
        </w:rPr>
        <w:t xml:space="preserve"> Apr. 2017,</w:t>
      </w:r>
      <w:r w:rsidR="00FC6948">
        <w:rPr>
          <w:rFonts w:ascii="Times New Roman" w:hAnsi="Times New Roman" w:cs="Times New Roman"/>
        </w:rPr>
        <w:tab/>
      </w:r>
      <w:r w:rsidR="00FC6948">
        <w:rPr>
          <w:rFonts w:ascii="Times New Roman" w:hAnsi="Times New Roman" w:cs="Times New Roman"/>
        </w:rPr>
        <w:tab/>
      </w:r>
      <w:r w:rsidR="00FC6948">
        <w:rPr>
          <w:rFonts w:ascii="Times New Roman" w:hAnsi="Times New Roman" w:cs="Times New Roman"/>
        </w:rPr>
        <w:tab/>
      </w:r>
      <w:r w:rsidR="00FC6948">
        <w:rPr>
          <w:rFonts w:ascii="Times New Roman" w:hAnsi="Times New Roman" w:cs="Times New Roman"/>
        </w:rPr>
        <w:tab/>
      </w:r>
      <w:r w:rsidR="00FC6948">
        <w:rPr>
          <w:rFonts w:ascii="Times New Roman" w:hAnsi="Times New Roman" w:cs="Times New Roman"/>
        </w:rPr>
        <w:tab/>
      </w:r>
      <w:r w:rsidR="0066092E">
        <w:rPr>
          <w:rFonts w:ascii="Times New Roman" w:hAnsi="Times New Roman" w:cs="Times New Roman"/>
        </w:rPr>
        <w:t xml:space="preserve"> </w:t>
      </w:r>
      <w:r w:rsidR="00FC6948" w:rsidRPr="00FC6948">
        <w:rPr>
          <w:rFonts w:ascii="Times New Roman" w:hAnsi="Times New Roman" w:cs="Times New Roman"/>
        </w:rPr>
        <w:t>https://www.cautionspoilers.com/film-reviews/a-dogs-purpose/</w:t>
      </w:r>
    </w:p>
    <w:p w14:paraId="7637D5B8" w14:textId="7771B294" w:rsidR="00FC6948" w:rsidRDefault="008830D0" w:rsidP="00FC6948">
      <w:pPr>
        <w:spacing w:line="480" w:lineRule="auto"/>
        <w:rPr>
          <w:rFonts w:ascii="Times New Roman" w:hAnsi="Times New Roman" w:cs="Times New Roman"/>
        </w:rPr>
      </w:pPr>
      <w:del w:id="19" w:author="Lowinger, Nate" w:date="2025-10-19T20:31:00Z" w16du:dateUtc="2025-10-20T01:31:00Z">
        <w:r w:rsidDel="003875ED">
          <w:rPr>
            <w:rFonts w:ascii="Times New Roman" w:hAnsi="Times New Roman" w:cs="Times New Roman"/>
          </w:rPr>
          <w:delText>Ireland.</w:delText>
        </w:r>
      </w:del>
      <w:r>
        <w:rPr>
          <w:rFonts w:ascii="Times New Roman" w:hAnsi="Times New Roman" w:cs="Times New Roman"/>
        </w:rPr>
        <w:t xml:space="preserve"> </w:t>
      </w:r>
      <w:r w:rsidR="00BF15A5">
        <w:rPr>
          <w:rFonts w:ascii="Times New Roman" w:hAnsi="Times New Roman" w:cs="Times New Roman"/>
        </w:rPr>
        <w:t>“</w:t>
      </w:r>
      <w:r w:rsidR="00573D00">
        <w:rPr>
          <w:rFonts w:ascii="Times New Roman" w:hAnsi="Times New Roman" w:cs="Times New Roman"/>
        </w:rPr>
        <w:t>A Dog’s Purpose is wholesome f</w:t>
      </w:r>
      <w:r>
        <w:rPr>
          <w:rFonts w:ascii="Times New Roman" w:hAnsi="Times New Roman" w:cs="Times New Roman"/>
        </w:rPr>
        <w:t xml:space="preserve">amily entertainment.” </w:t>
      </w:r>
      <w:r w:rsidRPr="009F4D36">
        <w:rPr>
          <w:rFonts w:ascii="Times New Roman" w:hAnsi="Times New Roman" w:cs="Times New Roman"/>
          <w:i/>
          <w:iCs/>
        </w:rPr>
        <w:t>RTE</w:t>
      </w:r>
      <w:ins w:id="20" w:author="Lowinger, Nate" w:date="2025-10-19T20:31:00Z" w16du:dateUtc="2025-10-20T01:31:00Z">
        <w:r w:rsidR="003875ED">
          <w:rPr>
            <w:rFonts w:ascii="Times New Roman" w:hAnsi="Times New Roman" w:cs="Times New Roman"/>
            <w:i/>
            <w:iCs/>
          </w:rPr>
          <w:t xml:space="preserve"> Ireland</w:t>
        </w:r>
      </w:ins>
      <w:r w:rsidR="00596F72">
        <w:rPr>
          <w:rFonts w:ascii="Times New Roman" w:hAnsi="Times New Roman" w:cs="Times New Roman"/>
        </w:rPr>
        <w:t xml:space="preserve">, 5 </w:t>
      </w:r>
      <w:r w:rsidR="00252F7E">
        <w:rPr>
          <w:rFonts w:ascii="Times New Roman" w:hAnsi="Times New Roman" w:cs="Times New Roman"/>
        </w:rPr>
        <w:t>May</w:t>
      </w:r>
      <w:r w:rsidR="00596F72">
        <w:rPr>
          <w:rFonts w:ascii="Times New Roman" w:hAnsi="Times New Roman" w:cs="Times New Roman"/>
        </w:rPr>
        <w:t xml:space="preserve"> 2017,</w:t>
      </w:r>
      <w:r w:rsidR="009F4D36">
        <w:rPr>
          <w:rFonts w:ascii="Times New Roman" w:hAnsi="Times New Roman" w:cs="Times New Roman"/>
        </w:rPr>
        <w:tab/>
      </w:r>
      <w:r w:rsidR="009F4D36">
        <w:rPr>
          <w:rFonts w:ascii="Times New Roman" w:hAnsi="Times New Roman" w:cs="Times New Roman"/>
        </w:rPr>
        <w:tab/>
      </w:r>
      <w:r w:rsidR="009F4D36">
        <w:rPr>
          <w:rFonts w:ascii="Times New Roman" w:hAnsi="Times New Roman" w:cs="Times New Roman"/>
        </w:rPr>
        <w:tab/>
      </w:r>
      <w:r w:rsidR="00596F72">
        <w:rPr>
          <w:rFonts w:ascii="Times New Roman" w:hAnsi="Times New Roman" w:cs="Times New Roman"/>
        </w:rPr>
        <w:t xml:space="preserve"> </w:t>
      </w:r>
      <w:r w:rsidR="00D61A76" w:rsidRPr="00D61A76">
        <w:rPr>
          <w:rFonts w:ascii="Times New Roman" w:hAnsi="Times New Roman" w:cs="Times New Roman"/>
        </w:rPr>
        <w:t>https://www.rte.ie/entertainment/movie-reviews/2017/0504/872494-a-dogs-purpose/</w:t>
      </w:r>
    </w:p>
    <w:p w14:paraId="7F057AA1" w14:textId="25E3755A" w:rsidR="006F3918" w:rsidRDefault="001D3EED" w:rsidP="0013577A">
      <w:pPr>
        <w:spacing w:line="480" w:lineRule="auto"/>
        <w:rPr>
          <w:rFonts w:ascii="Times New Roman" w:hAnsi="Times New Roman" w:cs="Times New Roman"/>
        </w:rPr>
      </w:pPr>
      <w:r>
        <w:rPr>
          <w:rFonts w:ascii="Times New Roman" w:hAnsi="Times New Roman" w:cs="Times New Roman"/>
        </w:rPr>
        <w:t>J</w:t>
      </w:r>
      <w:r w:rsidR="006A1CD6">
        <w:rPr>
          <w:rFonts w:ascii="Times New Roman" w:hAnsi="Times New Roman" w:cs="Times New Roman"/>
        </w:rPr>
        <w:t>ohnson, Travis. “A Do</w:t>
      </w:r>
      <w:r w:rsidR="00A01ECA">
        <w:rPr>
          <w:rFonts w:ascii="Times New Roman" w:hAnsi="Times New Roman" w:cs="Times New Roman"/>
        </w:rPr>
        <w:t>g’s Purpose</w:t>
      </w:r>
      <w:r w:rsidR="00AE6ABB">
        <w:rPr>
          <w:rFonts w:ascii="Times New Roman" w:hAnsi="Times New Roman" w:cs="Times New Roman"/>
        </w:rPr>
        <w:t xml:space="preserve">.” </w:t>
      </w:r>
      <w:r w:rsidR="00AE6ABB" w:rsidRPr="006E4D82">
        <w:rPr>
          <w:rFonts w:ascii="Times New Roman" w:hAnsi="Times New Roman" w:cs="Times New Roman"/>
          <w:i/>
          <w:iCs/>
        </w:rPr>
        <w:t>FILMINK</w:t>
      </w:r>
      <w:r w:rsidR="00D8101C">
        <w:rPr>
          <w:rFonts w:ascii="Times New Roman" w:hAnsi="Times New Roman" w:cs="Times New Roman"/>
        </w:rPr>
        <w:t xml:space="preserve"> 2017,</w:t>
      </w:r>
      <w:r w:rsidR="006E4D82" w:rsidRPr="006E4D82">
        <w:rPr>
          <w:rFonts w:ascii="Times New Roman" w:hAnsi="Times New Roman" w:cs="Times New Roman"/>
        </w:rPr>
        <w:t xml:space="preserve"> </w:t>
      </w:r>
      <w:r w:rsidR="006E4D82">
        <w:rPr>
          <w:rFonts w:ascii="Times New Roman" w:hAnsi="Times New Roman" w:cs="Times New Roman"/>
        </w:rPr>
        <w:tab/>
      </w:r>
      <w:r w:rsidR="006E4D82">
        <w:rPr>
          <w:rFonts w:ascii="Times New Roman" w:hAnsi="Times New Roman" w:cs="Times New Roman"/>
        </w:rPr>
        <w:tab/>
      </w:r>
      <w:r w:rsidR="006E4D82">
        <w:rPr>
          <w:rFonts w:ascii="Times New Roman" w:hAnsi="Times New Roman" w:cs="Times New Roman"/>
        </w:rPr>
        <w:tab/>
      </w:r>
      <w:r w:rsidR="00C04880" w:rsidRPr="00E668FA">
        <w:rPr>
          <w:rFonts w:ascii="Times New Roman" w:hAnsi="Times New Roman" w:cs="Times New Roman"/>
        </w:rPr>
        <w:t>https://www.filmink.com.au/reviews/a-dogs-purpose/</w:t>
      </w:r>
    </w:p>
    <w:p w14:paraId="567CF6EA" w14:textId="6AF712EE" w:rsidR="00C04880" w:rsidRDefault="00C04880" w:rsidP="0013577A">
      <w:pPr>
        <w:spacing w:line="480" w:lineRule="auto"/>
        <w:rPr>
          <w:rFonts w:ascii="Times New Roman" w:hAnsi="Times New Roman" w:cs="Times New Roman"/>
        </w:rPr>
      </w:pPr>
      <w:r w:rsidRPr="0041303E">
        <w:rPr>
          <w:rFonts w:ascii="Times New Roman" w:hAnsi="Times New Roman" w:cs="Times New Roman"/>
          <w:i/>
          <w:iCs/>
        </w:rPr>
        <w:t>A Dog’s Purpose</w:t>
      </w:r>
      <w:r>
        <w:rPr>
          <w:rFonts w:ascii="Times New Roman" w:hAnsi="Times New Roman" w:cs="Times New Roman"/>
        </w:rPr>
        <w:t xml:space="preserve">, Lasse </w:t>
      </w:r>
      <w:r w:rsidR="00163F2A">
        <w:rPr>
          <w:rFonts w:ascii="Times New Roman" w:hAnsi="Times New Roman" w:cs="Times New Roman"/>
        </w:rPr>
        <w:t xml:space="preserve">Hallstrom, Entertainment One, 4 </w:t>
      </w:r>
      <w:r w:rsidR="00252F7E">
        <w:rPr>
          <w:rFonts w:ascii="Times New Roman" w:hAnsi="Times New Roman" w:cs="Times New Roman"/>
        </w:rPr>
        <w:t>May</w:t>
      </w:r>
      <w:r w:rsidR="00163F2A">
        <w:rPr>
          <w:rFonts w:ascii="Times New Roman" w:hAnsi="Times New Roman" w:cs="Times New Roman"/>
        </w:rPr>
        <w:t xml:space="preserve"> 2017</w:t>
      </w:r>
      <w:r w:rsidR="009315E0">
        <w:rPr>
          <w:rFonts w:ascii="Times New Roman" w:hAnsi="Times New Roman" w:cs="Times New Roman"/>
        </w:rPr>
        <w:t>.</w:t>
      </w:r>
    </w:p>
    <w:p w14:paraId="0B20625C" w14:textId="77777777" w:rsidR="003875ED" w:rsidRDefault="003875ED" w:rsidP="003875ED">
      <w:pPr>
        <w:pStyle w:val="NormalWeb"/>
        <w:spacing w:before="0" w:beforeAutospacing="0" w:after="0" w:afterAutospacing="0" w:line="480" w:lineRule="auto"/>
        <w:rPr>
          <w:ins w:id="21" w:author="Lowinger, Nate" w:date="2025-10-19T20:34:00Z" w16du:dateUtc="2025-10-20T01:34:00Z"/>
        </w:rPr>
      </w:pPr>
      <w:ins w:id="22" w:author="Lowinger, Nate" w:date="2025-10-19T20:26:00Z" w16du:dateUtc="2025-10-20T01:26:00Z">
        <w:r>
          <w:t>Hey Carson,</w:t>
        </w:r>
      </w:ins>
    </w:p>
    <w:p w14:paraId="2682C623" w14:textId="77777777" w:rsidR="003875ED" w:rsidRDefault="003875ED" w:rsidP="003875ED">
      <w:pPr>
        <w:pStyle w:val="NormalWeb"/>
        <w:spacing w:before="0" w:beforeAutospacing="0" w:after="0" w:afterAutospacing="0" w:line="480" w:lineRule="auto"/>
        <w:rPr>
          <w:ins w:id="23" w:author="Lowinger, Nate" w:date="2025-10-19T20:26:00Z" w16du:dateUtc="2025-10-20T01:26:00Z"/>
        </w:rPr>
      </w:pPr>
    </w:p>
    <w:p w14:paraId="1D31766B" w14:textId="46743A3B" w:rsidR="003875ED" w:rsidRDefault="003875ED" w:rsidP="003875ED">
      <w:pPr>
        <w:pStyle w:val="NormalWeb"/>
        <w:spacing w:before="0" w:beforeAutospacing="0" w:after="0" w:afterAutospacing="0" w:line="480" w:lineRule="auto"/>
        <w:rPr>
          <w:ins w:id="24" w:author="Lowinger, Nate" w:date="2025-10-19T20:29:00Z" w16du:dateUtc="2025-10-20T01:29:00Z"/>
        </w:rPr>
      </w:pPr>
      <w:ins w:id="25" w:author="Lowinger, Nate" w:date="2025-10-19T20:26:00Z" w16du:dateUtc="2025-10-20T01:26:00Z">
        <w:r>
          <w:t xml:space="preserve">Your opinion throughout the entire essay is very confusing. I am not sure if you like some aspects or dislike them. I think once you work that out your next step should be adding more evaluative words </w:t>
        </w:r>
        <w:r>
          <w:t xml:space="preserve">further emphasizing </w:t>
        </w:r>
      </w:ins>
      <w:ins w:id="26" w:author="Lowinger, Nate" w:date="2025-10-19T20:27:00Z" w16du:dateUtc="2025-10-20T01:27:00Z">
        <w:r>
          <w:t>whether you like or dislike the film.</w:t>
        </w:r>
      </w:ins>
    </w:p>
    <w:p w14:paraId="2AA3B9B0" w14:textId="77777777" w:rsidR="003875ED" w:rsidRDefault="003875ED" w:rsidP="003875ED">
      <w:pPr>
        <w:pStyle w:val="NormalWeb"/>
        <w:spacing w:before="0" w:beforeAutospacing="0" w:after="0" w:afterAutospacing="0" w:line="480" w:lineRule="auto"/>
        <w:rPr>
          <w:ins w:id="27" w:author="Lowinger, Nate" w:date="2025-10-19T20:29:00Z" w16du:dateUtc="2025-10-20T01:29:00Z"/>
        </w:rPr>
      </w:pPr>
    </w:p>
    <w:p w14:paraId="0D0ABF4C" w14:textId="7EAB2344" w:rsidR="003875ED" w:rsidRDefault="003875ED" w:rsidP="003875ED">
      <w:pPr>
        <w:pStyle w:val="NormalWeb"/>
        <w:spacing w:before="0" w:beforeAutospacing="0" w:after="0" w:afterAutospacing="0" w:line="480" w:lineRule="auto"/>
        <w:rPr>
          <w:ins w:id="28" w:author="Lowinger, Nate" w:date="2025-10-19T20:33:00Z" w16du:dateUtc="2025-10-20T01:33:00Z"/>
        </w:rPr>
      </w:pPr>
      <w:ins w:id="29" w:author="Lowinger, Nate" w:date="2025-10-19T20:29:00Z" w16du:dateUtc="2025-10-20T01:29:00Z">
        <w:r>
          <w:t xml:space="preserve">Secondly, when there are no authors listed for </w:t>
        </w:r>
        <w:proofErr w:type="gramStart"/>
        <w:r>
          <w:t>a</w:t>
        </w:r>
        <w:proofErr w:type="gramEnd"/>
        <w:r>
          <w:t xml:space="preserve"> article the </w:t>
        </w:r>
        <w:proofErr w:type="gramStart"/>
        <w:r>
          <w:t>citations</w:t>
        </w:r>
        <w:proofErr w:type="gramEnd"/>
        <w:r>
          <w:t xml:space="preserve"> should include the t</w:t>
        </w:r>
      </w:ins>
      <w:ins w:id="30" w:author="Lowinger, Nate" w:date="2025-10-19T20:30:00Z" w16du:dateUtc="2025-10-20T01:30:00Z">
        <w:r>
          <w:t xml:space="preserve">itle. For </w:t>
        </w:r>
        <w:proofErr w:type="gramStart"/>
        <w:r>
          <w:t>example</w:t>
        </w:r>
        <w:proofErr w:type="gramEnd"/>
        <w:r>
          <w:t xml:space="preserve"> your in-text citation should be more like: (“Really Cool Article”) (fake article name as an example.) </w:t>
        </w:r>
      </w:ins>
      <w:ins w:id="31" w:author="Lowinger, Nate" w:date="2025-10-19T20:31:00Z" w16du:dateUtc="2025-10-20T01:31:00Z">
        <w:r>
          <w:t xml:space="preserve">Also, </w:t>
        </w:r>
        <w:proofErr w:type="gramStart"/>
        <w:r>
          <w:t>for</w:t>
        </w:r>
        <w:proofErr w:type="gramEnd"/>
        <w:r>
          <w:t xml:space="preserve"> this issue in your works cited page it should just start with the title of the article and not include an </w:t>
        </w:r>
      </w:ins>
      <w:ins w:id="32" w:author="Lowinger, Nate" w:date="2025-10-19T20:32:00Z" w16du:dateUtc="2025-10-20T01:32:00Z">
        <w:r>
          <w:t>attempt of an author. I tried to fix it quickly though I’ll leave the rest to you.</w:t>
        </w:r>
      </w:ins>
    </w:p>
    <w:p w14:paraId="54D8F372" w14:textId="77777777" w:rsidR="003875ED" w:rsidRDefault="003875ED" w:rsidP="003875ED">
      <w:pPr>
        <w:pStyle w:val="NormalWeb"/>
        <w:spacing w:before="0" w:beforeAutospacing="0" w:after="0" w:afterAutospacing="0" w:line="480" w:lineRule="auto"/>
        <w:rPr>
          <w:ins w:id="33" w:author="Lowinger, Nate" w:date="2025-10-19T20:33:00Z" w16du:dateUtc="2025-10-20T01:33:00Z"/>
        </w:rPr>
      </w:pPr>
    </w:p>
    <w:p w14:paraId="614C0B9D" w14:textId="320F690C" w:rsidR="003875ED" w:rsidRDefault="003875ED" w:rsidP="003875ED">
      <w:pPr>
        <w:pStyle w:val="NormalWeb"/>
        <w:spacing w:before="0" w:beforeAutospacing="0" w:after="0" w:afterAutospacing="0" w:line="480" w:lineRule="auto"/>
        <w:rPr>
          <w:ins w:id="34" w:author="Lowinger, Nate" w:date="2025-10-19T20:34:00Z" w16du:dateUtc="2025-10-20T01:34:00Z"/>
        </w:rPr>
      </w:pPr>
      <w:proofErr w:type="gramStart"/>
      <w:ins w:id="35" w:author="Lowinger, Nate" w:date="2025-10-19T20:33:00Z" w16du:dateUtc="2025-10-20T01:33:00Z">
        <w:r>
          <w:lastRenderedPageBreak/>
          <w:t>Overall</w:t>
        </w:r>
        <w:proofErr w:type="gramEnd"/>
        <w:r>
          <w:t xml:space="preserve"> </w:t>
        </w:r>
        <w:proofErr w:type="gramStart"/>
        <w:r>
          <w:t>though</w:t>
        </w:r>
        <w:proofErr w:type="gramEnd"/>
        <w:r>
          <w:t xml:space="preserve"> the essay is pretty good and it was fun to read. I think once you fix the problems listed above then your essay </w:t>
        </w:r>
      </w:ins>
      <w:ins w:id="36" w:author="Lowinger, Nate" w:date="2025-10-19T20:34:00Z" w16du:dateUtc="2025-10-20T01:34:00Z">
        <w:r>
          <w:t>will be not just good but fantastic.</w:t>
        </w:r>
      </w:ins>
    </w:p>
    <w:p w14:paraId="56F14C71" w14:textId="30DB29DE" w:rsidR="003875ED" w:rsidRDefault="003875ED" w:rsidP="003875ED">
      <w:pPr>
        <w:pStyle w:val="NormalWeb"/>
        <w:spacing w:before="0" w:beforeAutospacing="0" w:after="0" w:afterAutospacing="0" w:line="480" w:lineRule="auto"/>
        <w:rPr>
          <w:ins w:id="37" w:author="Lowinger, Nate" w:date="2025-10-19T20:34:00Z" w16du:dateUtc="2025-10-20T01:34:00Z"/>
        </w:rPr>
      </w:pPr>
    </w:p>
    <w:p w14:paraId="0C791857" w14:textId="36252609" w:rsidR="003875ED" w:rsidRDefault="003875ED" w:rsidP="003875ED">
      <w:pPr>
        <w:pStyle w:val="NormalWeb"/>
        <w:spacing w:before="0" w:beforeAutospacing="0" w:after="0" w:afterAutospacing="0" w:line="480" w:lineRule="auto"/>
        <w:rPr>
          <w:ins w:id="38" w:author="Lowinger, Nate" w:date="2025-10-19T20:34:00Z" w16du:dateUtc="2025-10-20T01:34:00Z"/>
        </w:rPr>
      </w:pPr>
      <w:ins w:id="39" w:author="Lowinger, Nate" w:date="2025-10-19T20:34:00Z" w16du:dateUtc="2025-10-20T01:34:00Z">
        <w:r>
          <w:t>Respectfully,</w:t>
        </w:r>
      </w:ins>
    </w:p>
    <w:p w14:paraId="39454B70" w14:textId="764C14D4" w:rsidR="003875ED" w:rsidRDefault="003875ED" w:rsidP="003875ED">
      <w:pPr>
        <w:pStyle w:val="NormalWeb"/>
        <w:spacing w:before="0" w:beforeAutospacing="0" w:after="0" w:afterAutospacing="0" w:line="480" w:lineRule="auto"/>
        <w:rPr>
          <w:ins w:id="40" w:author="Lowinger, Nate" w:date="2025-10-19T20:26:00Z" w16du:dateUtc="2025-10-20T01:26:00Z"/>
        </w:rPr>
      </w:pPr>
      <w:ins w:id="41" w:author="Lowinger, Nate" w:date="2025-10-19T20:34:00Z" w16du:dateUtc="2025-10-20T01:34:00Z">
        <w:r>
          <w:t>Nate</w:t>
        </w:r>
      </w:ins>
    </w:p>
    <w:p w14:paraId="149E7E70" w14:textId="77777777" w:rsidR="00A17679" w:rsidRPr="0013577A" w:rsidRDefault="00A17679" w:rsidP="0013577A">
      <w:pPr>
        <w:spacing w:line="480" w:lineRule="auto"/>
        <w:rPr>
          <w:rFonts w:ascii="Times New Roman" w:hAnsi="Times New Roman" w:cs="Times New Roman"/>
        </w:rPr>
      </w:pPr>
    </w:p>
    <w:sectPr w:rsidR="00A17679" w:rsidRPr="0013577A">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winger, Nate" w:date="2025-10-19T19:53:00Z" w:initials="NL">
    <w:p w14:paraId="6F85CBE0" w14:textId="77777777" w:rsidR="003F45C1" w:rsidRDefault="003F45C1" w:rsidP="003F45C1">
      <w:pPr>
        <w:pStyle w:val="CommentText"/>
      </w:pPr>
      <w:r>
        <w:rPr>
          <w:rStyle w:val="CommentReference"/>
        </w:rPr>
        <w:annotationRef/>
      </w:r>
      <w:r>
        <w:t>I can’t leave a comment on the header but you forgot your page numbers</w:t>
      </w:r>
    </w:p>
  </w:comment>
  <w:comment w:id="1" w:author="Lowinger, Nate" w:date="2025-10-19T19:49:00Z" w:initials="NL">
    <w:p w14:paraId="23893B99" w14:textId="291FF6CC" w:rsidR="003F45C1" w:rsidRDefault="003F45C1" w:rsidP="003F45C1">
      <w:pPr>
        <w:pStyle w:val="CommentText"/>
      </w:pPr>
      <w:r>
        <w:rPr>
          <w:rStyle w:val="CommentReference"/>
        </w:rPr>
        <w:annotationRef/>
      </w:r>
      <w:r>
        <w:t>The thesis is great except for the end part. “though sometimes it feels overly emotional” could be removed or replaced as it makes it confusing if you like the movie or dislike it</w:t>
      </w:r>
    </w:p>
  </w:comment>
  <w:comment w:id="3" w:author="Lowinger, Nate" w:date="2025-10-19T19:54:00Z" w:initials="NL">
    <w:p w14:paraId="7784E333" w14:textId="77777777" w:rsidR="003F45C1" w:rsidRDefault="003F45C1" w:rsidP="003F45C1">
      <w:pPr>
        <w:pStyle w:val="CommentText"/>
      </w:pPr>
      <w:r>
        <w:rPr>
          <w:rStyle w:val="CommentReference"/>
        </w:rPr>
        <w:annotationRef/>
      </w:r>
      <w:r>
        <w:t>This sentence is confusing.</w:t>
      </w:r>
    </w:p>
  </w:comment>
  <w:comment w:id="4" w:author="Lowinger, Nate" w:date="2025-10-19T20:00:00Z" w:initials="NL">
    <w:p w14:paraId="209E877B" w14:textId="77777777" w:rsidR="00830244" w:rsidRDefault="00830244" w:rsidP="00830244">
      <w:pPr>
        <w:pStyle w:val="CommentText"/>
      </w:pPr>
      <w:r>
        <w:rPr>
          <w:rStyle w:val="CommentReference"/>
        </w:rPr>
        <w:annotationRef/>
      </w:r>
      <w:r>
        <w:t>This sentence leaves a lot up for interpretation of what your opinion is of the film.</w:t>
      </w:r>
    </w:p>
  </w:comment>
  <w:comment w:id="5" w:author="Lowinger, Nate" w:date="2025-10-19T20:01:00Z" w:initials="NL">
    <w:p w14:paraId="36F5759A" w14:textId="77777777" w:rsidR="00830244" w:rsidRDefault="00830244" w:rsidP="00830244">
      <w:pPr>
        <w:pStyle w:val="CommentText"/>
      </w:pPr>
      <w:r>
        <w:rPr>
          <w:rStyle w:val="CommentReference"/>
        </w:rPr>
        <w:annotationRef/>
      </w:r>
      <w:r>
        <w:t>This is another sentence that is confusing to know what your opinion of the film is.</w:t>
      </w:r>
    </w:p>
  </w:comment>
  <w:comment w:id="7" w:author="Lowinger, Nate" w:date="2025-10-19T20:06:00Z" w:initials="NL">
    <w:p w14:paraId="49FE5874" w14:textId="77777777" w:rsidR="00AC636B" w:rsidRDefault="00AC636B" w:rsidP="00AC636B">
      <w:pPr>
        <w:pStyle w:val="CommentText"/>
      </w:pPr>
      <w:r>
        <w:rPr>
          <w:rStyle w:val="CommentReference"/>
        </w:rPr>
        <w:annotationRef/>
      </w:r>
      <w:r>
        <w:t>I am confused about how this piece of evidence fits in with your essay. I think that if your opinion is more concrete and defined then you can try to connect this to the rest of the essay.</w:t>
      </w:r>
    </w:p>
  </w:comment>
  <w:comment w:id="9" w:author="Lowinger, Nate" w:date="2025-10-19T20:13:00Z" w:initials="NL">
    <w:p w14:paraId="0DCB3778" w14:textId="77777777" w:rsidR="00AC636B" w:rsidRDefault="00AC636B" w:rsidP="00AC636B">
      <w:pPr>
        <w:pStyle w:val="CommentText"/>
      </w:pPr>
      <w:r>
        <w:rPr>
          <w:rStyle w:val="CommentReference"/>
        </w:rPr>
        <w:annotationRef/>
      </w:r>
      <w:r>
        <w:t>If there is no author present the in text citation should be the name of the article</w:t>
      </w:r>
      <w:r>
        <w:br/>
      </w:r>
      <w:r>
        <w:br/>
        <w:t>example being: (“Really Cool Review Article”)</w:t>
      </w:r>
    </w:p>
  </w:comment>
  <w:comment w:id="10" w:author="Lowinger, Nate" w:date="2025-10-19T20:15:00Z" w:initials="NL">
    <w:p w14:paraId="6AAC9F59" w14:textId="77777777" w:rsidR="00AC636B" w:rsidRDefault="00AC636B" w:rsidP="00AC636B">
      <w:pPr>
        <w:pStyle w:val="CommentText"/>
      </w:pPr>
      <w:r>
        <w:rPr>
          <w:rStyle w:val="CommentReference"/>
        </w:rPr>
        <w:annotationRef/>
      </w:r>
      <w:r>
        <w:t>I am confused how this connects back to your thesis. I think if you explain this quote more you will be able to show more of how it connects back to your thesis and topic sentence.</w:t>
      </w:r>
    </w:p>
  </w:comment>
  <w:comment w:id="11" w:author="Lowinger, Nate" w:date="2025-10-19T20:15:00Z" w:initials="NL">
    <w:p w14:paraId="3E133909" w14:textId="77777777" w:rsidR="00281058" w:rsidRDefault="00281058" w:rsidP="00281058">
      <w:pPr>
        <w:pStyle w:val="CommentText"/>
      </w:pPr>
      <w:r>
        <w:rPr>
          <w:rStyle w:val="CommentReference"/>
        </w:rPr>
        <w:annotationRef/>
      </w:r>
      <w:r>
        <w:t xml:space="preserve">I am confused by what you’re reviewing here. </w:t>
      </w:r>
    </w:p>
  </w:comment>
  <w:comment w:id="13" w:author="Lowinger, Nate" w:date="2025-10-19T20:18:00Z" w:initials="NL">
    <w:p w14:paraId="4F6570B9" w14:textId="77777777" w:rsidR="00281058" w:rsidRDefault="00281058" w:rsidP="00281058">
      <w:pPr>
        <w:pStyle w:val="CommentText"/>
      </w:pPr>
      <w:r>
        <w:rPr>
          <w:rStyle w:val="CommentReference"/>
        </w:rPr>
        <w:annotationRef/>
      </w:r>
      <w:r>
        <w:t>Earlier in your essay, the movie was too emotional and now it seems like it isn’t an issue? I am very confused now what your opinion is for the entire essay</w:t>
      </w:r>
    </w:p>
  </w:comment>
  <w:comment w:id="14" w:author="Lowinger, Nate" w:date="2025-10-19T20:21:00Z" w:initials="NL">
    <w:p w14:paraId="4DB9956D" w14:textId="77777777" w:rsidR="00281058" w:rsidRDefault="00281058" w:rsidP="00281058">
      <w:pPr>
        <w:pStyle w:val="CommentText"/>
      </w:pPr>
      <w:r>
        <w:rPr>
          <w:rStyle w:val="CommentReference"/>
        </w:rPr>
        <w:annotationRef/>
      </w:r>
      <w:r>
        <w:t>This is a confusing “lead in” sentence. It seems like both FILMINK and Travis Johnson are saying it</w:t>
      </w:r>
    </w:p>
  </w:comment>
  <w:comment w:id="15" w:author="Lowinger, Nate" w:date="2025-10-19T20:25:00Z" w:initials="NL">
    <w:p w14:paraId="1B0204CA" w14:textId="77777777" w:rsidR="00281058" w:rsidRDefault="00281058" w:rsidP="00281058">
      <w:pPr>
        <w:pStyle w:val="CommentText"/>
      </w:pPr>
      <w:r>
        <w:rPr>
          <w:rStyle w:val="CommentReference"/>
        </w:rPr>
        <w:annotationRef/>
      </w:r>
      <w:r>
        <w:t>Again this part is confusing on whether you like the film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85CBE0" w15:done="0"/>
  <w15:commentEx w15:paraId="23893B99" w15:done="0"/>
  <w15:commentEx w15:paraId="7784E333" w15:done="0"/>
  <w15:commentEx w15:paraId="209E877B" w15:done="0"/>
  <w15:commentEx w15:paraId="36F5759A" w15:done="0"/>
  <w15:commentEx w15:paraId="49FE5874" w15:done="0"/>
  <w15:commentEx w15:paraId="0DCB3778" w15:done="0"/>
  <w15:commentEx w15:paraId="6AAC9F59" w15:done="0"/>
  <w15:commentEx w15:paraId="3E133909" w15:done="0"/>
  <w15:commentEx w15:paraId="4F6570B9" w15:done="0"/>
  <w15:commentEx w15:paraId="4DB9956D" w15:done="0"/>
  <w15:commentEx w15:paraId="1B0204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E6E4F" w16cex:dateUtc="2025-10-20T00:53:00Z"/>
  <w16cex:commentExtensible w16cex:durableId="68A9C77C" w16cex:dateUtc="2025-10-20T00:49:00Z"/>
  <w16cex:commentExtensible w16cex:durableId="4EA87D24" w16cex:dateUtc="2025-10-20T00:54:00Z"/>
  <w16cex:commentExtensible w16cex:durableId="084EFE6E" w16cex:dateUtc="2025-10-20T01:00:00Z"/>
  <w16cex:commentExtensible w16cex:durableId="0105AE31" w16cex:dateUtc="2025-10-20T01:01:00Z"/>
  <w16cex:commentExtensible w16cex:durableId="24882A85" w16cex:dateUtc="2025-10-20T01:06:00Z"/>
  <w16cex:commentExtensible w16cex:durableId="7B4D5C9D" w16cex:dateUtc="2025-10-20T01:13:00Z"/>
  <w16cex:commentExtensible w16cex:durableId="2AD919FA" w16cex:dateUtc="2025-10-20T01:15:00Z"/>
  <w16cex:commentExtensible w16cex:durableId="490EFAFF" w16cex:dateUtc="2025-10-20T01:15:00Z"/>
  <w16cex:commentExtensible w16cex:durableId="3E9CE493" w16cex:dateUtc="2025-10-20T01:18:00Z"/>
  <w16cex:commentExtensible w16cex:durableId="3C7F13FB" w16cex:dateUtc="2025-10-20T01:21:00Z"/>
  <w16cex:commentExtensible w16cex:durableId="6335682F" w16cex:dateUtc="2025-10-20T0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85CBE0" w16cid:durableId="661E6E4F"/>
  <w16cid:commentId w16cid:paraId="23893B99" w16cid:durableId="68A9C77C"/>
  <w16cid:commentId w16cid:paraId="7784E333" w16cid:durableId="4EA87D24"/>
  <w16cid:commentId w16cid:paraId="209E877B" w16cid:durableId="084EFE6E"/>
  <w16cid:commentId w16cid:paraId="36F5759A" w16cid:durableId="0105AE31"/>
  <w16cid:commentId w16cid:paraId="49FE5874" w16cid:durableId="24882A85"/>
  <w16cid:commentId w16cid:paraId="0DCB3778" w16cid:durableId="7B4D5C9D"/>
  <w16cid:commentId w16cid:paraId="6AAC9F59" w16cid:durableId="2AD919FA"/>
  <w16cid:commentId w16cid:paraId="3E133909" w16cid:durableId="490EFAFF"/>
  <w16cid:commentId w16cid:paraId="4F6570B9" w16cid:durableId="3E9CE493"/>
  <w16cid:commentId w16cid:paraId="4DB9956D" w16cid:durableId="3C7F13FB"/>
  <w16cid:commentId w16cid:paraId="1B0204CA" w16cid:durableId="633568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A63DC" w14:textId="77777777" w:rsidR="00767E83" w:rsidRDefault="00767E83" w:rsidP="00B37CB8">
      <w:pPr>
        <w:spacing w:after="0" w:line="240" w:lineRule="auto"/>
      </w:pPr>
      <w:r>
        <w:separator/>
      </w:r>
    </w:p>
  </w:endnote>
  <w:endnote w:type="continuationSeparator" w:id="0">
    <w:p w14:paraId="0AA83F56" w14:textId="77777777" w:rsidR="00767E83" w:rsidRDefault="00767E83" w:rsidP="00B37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DF7E" w14:textId="77777777" w:rsidR="00767E83" w:rsidRDefault="00767E83" w:rsidP="00B37CB8">
      <w:pPr>
        <w:spacing w:after="0" w:line="240" w:lineRule="auto"/>
      </w:pPr>
      <w:r>
        <w:separator/>
      </w:r>
    </w:p>
  </w:footnote>
  <w:footnote w:type="continuationSeparator" w:id="0">
    <w:p w14:paraId="31C3575A" w14:textId="77777777" w:rsidR="00767E83" w:rsidRDefault="00767E83" w:rsidP="00B37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F340" w14:textId="0CB7E6CB" w:rsidR="003F45C1" w:rsidRDefault="003F45C1">
    <w:pPr>
      <w:pStyle w:val="Header"/>
      <w:jc w:val="right"/>
      <w:rPr>
        <w:ins w:id="42" w:author="Lowinger, Nate" w:date="2025-10-19T19:52:00Z" w16du:dateUtc="2025-10-20T00:52:00Z"/>
      </w:rPr>
    </w:pPr>
    <w:ins w:id="43" w:author="Lowinger, Nate" w:date="2025-10-19T19:52:00Z" w16du:dateUtc="2025-10-20T00:52:00Z">
      <w:r>
        <w:t xml:space="preserve"> Goar </w:t>
      </w:r>
    </w:ins>
    <w:customXmlInsRangeStart w:id="44" w:author="Lowinger, Nate" w:date="2025-10-19T19:52:00Z"/>
    <w:sdt>
      <w:sdtPr>
        <w:id w:val="1629733212"/>
        <w:docPartObj>
          <w:docPartGallery w:val="Page Numbers (Top of Page)"/>
          <w:docPartUnique/>
        </w:docPartObj>
      </w:sdtPr>
      <w:sdtEndPr>
        <w:rPr>
          <w:noProof/>
        </w:rPr>
      </w:sdtEndPr>
      <w:sdtContent>
        <w:customXmlInsRangeEnd w:id="44"/>
        <w:ins w:id="45" w:author="Lowinger, Nate" w:date="2025-10-19T19:52:00Z" w16du:dateUtc="2025-10-20T00:52:00Z">
          <w:r>
            <w:fldChar w:fldCharType="begin"/>
          </w:r>
          <w:r>
            <w:instrText xml:space="preserve"> PAGE   \* MERGEFORMAT </w:instrText>
          </w:r>
          <w:r>
            <w:fldChar w:fldCharType="separate"/>
          </w:r>
          <w:r>
            <w:rPr>
              <w:noProof/>
            </w:rPr>
            <w:t>2</w:t>
          </w:r>
          <w:r>
            <w:rPr>
              <w:noProof/>
            </w:rPr>
            <w:fldChar w:fldCharType="end"/>
          </w:r>
        </w:ins>
        <w:customXmlInsRangeStart w:id="46" w:author="Lowinger, Nate" w:date="2025-10-19T19:52:00Z"/>
      </w:sdtContent>
    </w:sdt>
    <w:customXmlInsRangeEnd w:id="46"/>
  </w:p>
  <w:p w14:paraId="5FF4B94D" w14:textId="77777777" w:rsidR="003F45C1" w:rsidRDefault="003F45C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mFNGSWq" int2:invalidationBookmarkName="" int2:hashCode="j9odXkeinCBRUU" int2:id="McyUnaQ3">
      <int2:state int2:value="Rejected" int2:type="style"/>
    </int2:bookmark>
    <int2:bookmark int2:bookmarkName="_Int_tbR8uizw" int2:invalidationBookmarkName="" int2:hashCode="X1ym/uiYTs4LBj" int2:id="FuMcDHjh">
      <int2:state int2:value="Rejected" int2:type="style"/>
    </int2:bookmark>
    <int2:bookmark int2:bookmarkName="_Int_gMpCIedc" int2:invalidationBookmarkName="" int2:hashCode="lET1BxxmcCaDkG" int2:id="Sbxz8Od0">
      <int2:state int2:value="Rejected" int2:type="style"/>
    </int2:bookmark>
    <int2:bookmark int2:bookmarkName="_Int_8W0N1Avq" int2:invalidationBookmarkName="" int2:hashCode="xQ+pwr8M9Bjt5y" int2:id="jq6Y0yYe">
      <int2:state int2:value="Rejected" int2:type="styl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41"/>
    <w:rsid w:val="000023DB"/>
    <w:rsid w:val="000049AD"/>
    <w:rsid w:val="00017270"/>
    <w:rsid w:val="00042667"/>
    <w:rsid w:val="00042F45"/>
    <w:rsid w:val="000507EF"/>
    <w:rsid w:val="00050D98"/>
    <w:rsid w:val="00093A2B"/>
    <w:rsid w:val="00096B54"/>
    <w:rsid w:val="000A2E30"/>
    <w:rsid w:val="000A47F4"/>
    <w:rsid w:val="000B11FE"/>
    <w:rsid w:val="000B1DD5"/>
    <w:rsid w:val="000C0CC3"/>
    <w:rsid w:val="000C1B39"/>
    <w:rsid w:val="000C5AEE"/>
    <w:rsid w:val="000D6BF2"/>
    <w:rsid w:val="000F5D14"/>
    <w:rsid w:val="000F7A42"/>
    <w:rsid w:val="00110494"/>
    <w:rsid w:val="0013577A"/>
    <w:rsid w:val="001419E3"/>
    <w:rsid w:val="00141F06"/>
    <w:rsid w:val="001501F3"/>
    <w:rsid w:val="0015618E"/>
    <w:rsid w:val="00163F2A"/>
    <w:rsid w:val="00173294"/>
    <w:rsid w:val="00174285"/>
    <w:rsid w:val="001934C4"/>
    <w:rsid w:val="001A11A0"/>
    <w:rsid w:val="001A210D"/>
    <w:rsid w:val="001C218E"/>
    <w:rsid w:val="001C4D4B"/>
    <w:rsid w:val="001C6AEF"/>
    <w:rsid w:val="001D3EED"/>
    <w:rsid w:val="001F105A"/>
    <w:rsid w:val="00204E35"/>
    <w:rsid w:val="0021394F"/>
    <w:rsid w:val="00215D81"/>
    <w:rsid w:val="002210EA"/>
    <w:rsid w:val="0022713E"/>
    <w:rsid w:val="002324A7"/>
    <w:rsid w:val="00236DF0"/>
    <w:rsid w:val="00240024"/>
    <w:rsid w:val="00244D90"/>
    <w:rsid w:val="00246715"/>
    <w:rsid w:val="00252F7E"/>
    <w:rsid w:val="002540A8"/>
    <w:rsid w:val="00257CBE"/>
    <w:rsid w:val="002658CD"/>
    <w:rsid w:val="00281058"/>
    <w:rsid w:val="002C15B3"/>
    <w:rsid w:val="002C2584"/>
    <w:rsid w:val="002C6E0B"/>
    <w:rsid w:val="002D15D3"/>
    <w:rsid w:val="002F56EF"/>
    <w:rsid w:val="003033FB"/>
    <w:rsid w:val="00304AA2"/>
    <w:rsid w:val="00315C01"/>
    <w:rsid w:val="003322ED"/>
    <w:rsid w:val="00342159"/>
    <w:rsid w:val="0034755D"/>
    <w:rsid w:val="00347631"/>
    <w:rsid w:val="00351444"/>
    <w:rsid w:val="003642BA"/>
    <w:rsid w:val="00365CEC"/>
    <w:rsid w:val="00367F2F"/>
    <w:rsid w:val="00370FC3"/>
    <w:rsid w:val="00371729"/>
    <w:rsid w:val="003803E0"/>
    <w:rsid w:val="00382423"/>
    <w:rsid w:val="00383341"/>
    <w:rsid w:val="0038444C"/>
    <w:rsid w:val="003875ED"/>
    <w:rsid w:val="0039105B"/>
    <w:rsid w:val="003C1300"/>
    <w:rsid w:val="003C39B1"/>
    <w:rsid w:val="003C5C7C"/>
    <w:rsid w:val="003D13D3"/>
    <w:rsid w:val="003F1EE9"/>
    <w:rsid w:val="003F45C1"/>
    <w:rsid w:val="003F4CB0"/>
    <w:rsid w:val="003F63BA"/>
    <w:rsid w:val="00402CE9"/>
    <w:rsid w:val="004051DE"/>
    <w:rsid w:val="004129D6"/>
    <w:rsid w:val="0041303E"/>
    <w:rsid w:val="00436625"/>
    <w:rsid w:val="00446CBB"/>
    <w:rsid w:val="004503E4"/>
    <w:rsid w:val="004547C1"/>
    <w:rsid w:val="00466954"/>
    <w:rsid w:val="004773C4"/>
    <w:rsid w:val="0048551A"/>
    <w:rsid w:val="00491B70"/>
    <w:rsid w:val="0049783C"/>
    <w:rsid w:val="004A3B2F"/>
    <w:rsid w:val="004B42C5"/>
    <w:rsid w:val="004C443D"/>
    <w:rsid w:val="004D0F65"/>
    <w:rsid w:val="004D1B40"/>
    <w:rsid w:val="004D291B"/>
    <w:rsid w:val="004E5908"/>
    <w:rsid w:val="004E5AAF"/>
    <w:rsid w:val="00511134"/>
    <w:rsid w:val="005115B6"/>
    <w:rsid w:val="00520E00"/>
    <w:rsid w:val="005276F2"/>
    <w:rsid w:val="0053572B"/>
    <w:rsid w:val="00537E81"/>
    <w:rsid w:val="00540EEA"/>
    <w:rsid w:val="00554219"/>
    <w:rsid w:val="005646AF"/>
    <w:rsid w:val="00564B6D"/>
    <w:rsid w:val="00572320"/>
    <w:rsid w:val="00572799"/>
    <w:rsid w:val="00573D00"/>
    <w:rsid w:val="005862DB"/>
    <w:rsid w:val="005870D1"/>
    <w:rsid w:val="00593AFA"/>
    <w:rsid w:val="00596F72"/>
    <w:rsid w:val="005A0AA5"/>
    <w:rsid w:val="005A4C94"/>
    <w:rsid w:val="005A6AE7"/>
    <w:rsid w:val="005B11A7"/>
    <w:rsid w:val="005B313D"/>
    <w:rsid w:val="005B573D"/>
    <w:rsid w:val="005B7FEC"/>
    <w:rsid w:val="005C24FB"/>
    <w:rsid w:val="005C2C7D"/>
    <w:rsid w:val="005C3589"/>
    <w:rsid w:val="005C42AD"/>
    <w:rsid w:val="005C6CF0"/>
    <w:rsid w:val="005D1214"/>
    <w:rsid w:val="005D22BF"/>
    <w:rsid w:val="00601FDF"/>
    <w:rsid w:val="006032AC"/>
    <w:rsid w:val="00603F7F"/>
    <w:rsid w:val="00605738"/>
    <w:rsid w:val="00617E0F"/>
    <w:rsid w:val="006221C8"/>
    <w:rsid w:val="00634B53"/>
    <w:rsid w:val="00634FF8"/>
    <w:rsid w:val="0063594C"/>
    <w:rsid w:val="00636D1B"/>
    <w:rsid w:val="0064016E"/>
    <w:rsid w:val="006569F5"/>
    <w:rsid w:val="0066092E"/>
    <w:rsid w:val="006773D1"/>
    <w:rsid w:val="0068089B"/>
    <w:rsid w:val="0068629F"/>
    <w:rsid w:val="00695E6B"/>
    <w:rsid w:val="006A1CD6"/>
    <w:rsid w:val="006A5AAE"/>
    <w:rsid w:val="006D1E2D"/>
    <w:rsid w:val="006D1FAB"/>
    <w:rsid w:val="006D30F5"/>
    <w:rsid w:val="006D3770"/>
    <w:rsid w:val="006E08F8"/>
    <w:rsid w:val="006E1D1A"/>
    <w:rsid w:val="006E32F9"/>
    <w:rsid w:val="006E4D82"/>
    <w:rsid w:val="006F3918"/>
    <w:rsid w:val="006F6050"/>
    <w:rsid w:val="006F6E68"/>
    <w:rsid w:val="00701220"/>
    <w:rsid w:val="00703D50"/>
    <w:rsid w:val="00712B6F"/>
    <w:rsid w:val="00715E1C"/>
    <w:rsid w:val="007248B7"/>
    <w:rsid w:val="007254B5"/>
    <w:rsid w:val="007501F9"/>
    <w:rsid w:val="00752D9C"/>
    <w:rsid w:val="00755B50"/>
    <w:rsid w:val="00767E83"/>
    <w:rsid w:val="007739D6"/>
    <w:rsid w:val="007741C6"/>
    <w:rsid w:val="00774E65"/>
    <w:rsid w:val="00776174"/>
    <w:rsid w:val="00781D18"/>
    <w:rsid w:val="007956D3"/>
    <w:rsid w:val="007D3F98"/>
    <w:rsid w:val="007E3972"/>
    <w:rsid w:val="007E6C8B"/>
    <w:rsid w:val="007F142D"/>
    <w:rsid w:val="007F3BEC"/>
    <w:rsid w:val="008004BF"/>
    <w:rsid w:val="00802E1D"/>
    <w:rsid w:val="0081251F"/>
    <w:rsid w:val="00812D5A"/>
    <w:rsid w:val="0081420A"/>
    <w:rsid w:val="00830244"/>
    <w:rsid w:val="0083385B"/>
    <w:rsid w:val="00842EB6"/>
    <w:rsid w:val="0084665D"/>
    <w:rsid w:val="00847AE9"/>
    <w:rsid w:val="008559CB"/>
    <w:rsid w:val="008830D0"/>
    <w:rsid w:val="008875DC"/>
    <w:rsid w:val="00892E3F"/>
    <w:rsid w:val="008B442F"/>
    <w:rsid w:val="008B6156"/>
    <w:rsid w:val="008B61B5"/>
    <w:rsid w:val="008C6B2F"/>
    <w:rsid w:val="008D6C7F"/>
    <w:rsid w:val="009008F5"/>
    <w:rsid w:val="00905DB6"/>
    <w:rsid w:val="009118A3"/>
    <w:rsid w:val="00911EFE"/>
    <w:rsid w:val="0091593C"/>
    <w:rsid w:val="00922B9B"/>
    <w:rsid w:val="00923139"/>
    <w:rsid w:val="009315E0"/>
    <w:rsid w:val="00967429"/>
    <w:rsid w:val="00980759"/>
    <w:rsid w:val="0098474B"/>
    <w:rsid w:val="009B30E5"/>
    <w:rsid w:val="009D00A4"/>
    <w:rsid w:val="009F4D36"/>
    <w:rsid w:val="009F688A"/>
    <w:rsid w:val="00A01ECA"/>
    <w:rsid w:val="00A17679"/>
    <w:rsid w:val="00A21655"/>
    <w:rsid w:val="00A25B9B"/>
    <w:rsid w:val="00A27EB0"/>
    <w:rsid w:val="00A609AD"/>
    <w:rsid w:val="00A65FE8"/>
    <w:rsid w:val="00A70EF6"/>
    <w:rsid w:val="00A732E3"/>
    <w:rsid w:val="00A7494E"/>
    <w:rsid w:val="00A81B63"/>
    <w:rsid w:val="00A917FB"/>
    <w:rsid w:val="00AA0DAB"/>
    <w:rsid w:val="00AA272A"/>
    <w:rsid w:val="00AB64FB"/>
    <w:rsid w:val="00AC636B"/>
    <w:rsid w:val="00AD2C96"/>
    <w:rsid w:val="00AE39EC"/>
    <w:rsid w:val="00AE6ABB"/>
    <w:rsid w:val="00B3575E"/>
    <w:rsid w:val="00B37CB8"/>
    <w:rsid w:val="00B4015A"/>
    <w:rsid w:val="00B4421C"/>
    <w:rsid w:val="00B5642D"/>
    <w:rsid w:val="00B74998"/>
    <w:rsid w:val="00B82BBB"/>
    <w:rsid w:val="00B92F62"/>
    <w:rsid w:val="00BA143F"/>
    <w:rsid w:val="00BA3A86"/>
    <w:rsid w:val="00BA6D5D"/>
    <w:rsid w:val="00BB4912"/>
    <w:rsid w:val="00BD0A2A"/>
    <w:rsid w:val="00BE292C"/>
    <w:rsid w:val="00BE3349"/>
    <w:rsid w:val="00BE5023"/>
    <w:rsid w:val="00BE614B"/>
    <w:rsid w:val="00BF15A5"/>
    <w:rsid w:val="00C0348F"/>
    <w:rsid w:val="00C04880"/>
    <w:rsid w:val="00C067C6"/>
    <w:rsid w:val="00C071B1"/>
    <w:rsid w:val="00C07EDF"/>
    <w:rsid w:val="00C21F34"/>
    <w:rsid w:val="00C24AB9"/>
    <w:rsid w:val="00C259B9"/>
    <w:rsid w:val="00C304A9"/>
    <w:rsid w:val="00C3566D"/>
    <w:rsid w:val="00C40F97"/>
    <w:rsid w:val="00C45420"/>
    <w:rsid w:val="00C462C2"/>
    <w:rsid w:val="00C6147D"/>
    <w:rsid w:val="00C661DC"/>
    <w:rsid w:val="00C727B8"/>
    <w:rsid w:val="00C77AF1"/>
    <w:rsid w:val="00C872A0"/>
    <w:rsid w:val="00C95C2F"/>
    <w:rsid w:val="00CC7063"/>
    <w:rsid w:val="00CE4911"/>
    <w:rsid w:val="00CF5083"/>
    <w:rsid w:val="00CF6921"/>
    <w:rsid w:val="00D06E7C"/>
    <w:rsid w:val="00D17C37"/>
    <w:rsid w:val="00D27332"/>
    <w:rsid w:val="00D3133A"/>
    <w:rsid w:val="00D45F42"/>
    <w:rsid w:val="00D52BCF"/>
    <w:rsid w:val="00D61A76"/>
    <w:rsid w:val="00D637C0"/>
    <w:rsid w:val="00D650FF"/>
    <w:rsid w:val="00D73C5F"/>
    <w:rsid w:val="00D80662"/>
    <w:rsid w:val="00D8101C"/>
    <w:rsid w:val="00D92C41"/>
    <w:rsid w:val="00D94078"/>
    <w:rsid w:val="00DA47D4"/>
    <w:rsid w:val="00DB58B0"/>
    <w:rsid w:val="00DC076E"/>
    <w:rsid w:val="00DC2715"/>
    <w:rsid w:val="00DD6099"/>
    <w:rsid w:val="00DD7B70"/>
    <w:rsid w:val="00DE276E"/>
    <w:rsid w:val="00DE789A"/>
    <w:rsid w:val="00E13BF8"/>
    <w:rsid w:val="00E15CC0"/>
    <w:rsid w:val="00E20400"/>
    <w:rsid w:val="00E2126F"/>
    <w:rsid w:val="00E2190B"/>
    <w:rsid w:val="00E26AFC"/>
    <w:rsid w:val="00E2782E"/>
    <w:rsid w:val="00E31E1B"/>
    <w:rsid w:val="00E331AD"/>
    <w:rsid w:val="00E47CA4"/>
    <w:rsid w:val="00E53156"/>
    <w:rsid w:val="00E57CA4"/>
    <w:rsid w:val="00E668FA"/>
    <w:rsid w:val="00E71BBC"/>
    <w:rsid w:val="00E8080B"/>
    <w:rsid w:val="00E909B6"/>
    <w:rsid w:val="00EA2072"/>
    <w:rsid w:val="00EA3E15"/>
    <w:rsid w:val="00EB1A35"/>
    <w:rsid w:val="00EB2D38"/>
    <w:rsid w:val="00EC267A"/>
    <w:rsid w:val="00EC6722"/>
    <w:rsid w:val="00ED59C2"/>
    <w:rsid w:val="00EE3463"/>
    <w:rsid w:val="00F1564E"/>
    <w:rsid w:val="00F3390D"/>
    <w:rsid w:val="00F54493"/>
    <w:rsid w:val="00F54A72"/>
    <w:rsid w:val="00F54CC3"/>
    <w:rsid w:val="00F5593F"/>
    <w:rsid w:val="00F70432"/>
    <w:rsid w:val="00F70B96"/>
    <w:rsid w:val="00F953E6"/>
    <w:rsid w:val="00FA01DE"/>
    <w:rsid w:val="00FA09CF"/>
    <w:rsid w:val="00FC0AF2"/>
    <w:rsid w:val="00FC15F6"/>
    <w:rsid w:val="00FC6948"/>
    <w:rsid w:val="00FD3129"/>
    <w:rsid w:val="00FE11BE"/>
    <w:rsid w:val="00FE4B68"/>
    <w:rsid w:val="00FE5FE4"/>
    <w:rsid w:val="00FF2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4ECF9"/>
  <w15:chartTrackingRefBased/>
  <w15:docId w15:val="{329D0AD8-CB38-DF40-A939-888D8DB63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C41"/>
    <w:rPr>
      <w:rFonts w:eastAsiaTheme="majorEastAsia" w:cstheme="majorBidi"/>
      <w:color w:val="272727" w:themeColor="text1" w:themeTint="D8"/>
    </w:rPr>
  </w:style>
  <w:style w:type="paragraph" w:styleId="Title">
    <w:name w:val="Title"/>
    <w:basedOn w:val="Normal"/>
    <w:next w:val="Normal"/>
    <w:link w:val="TitleChar"/>
    <w:uiPriority w:val="10"/>
    <w:qFormat/>
    <w:rsid w:val="00D9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C41"/>
    <w:pPr>
      <w:spacing w:before="160"/>
      <w:jc w:val="center"/>
    </w:pPr>
    <w:rPr>
      <w:i/>
      <w:iCs/>
      <w:color w:val="404040" w:themeColor="text1" w:themeTint="BF"/>
    </w:rPr>
  </w:style>
  <w:style w:type="character" w:customStyle="1" w:styleId="QuoteChar">
    <w:name w:val="Quote Char"/>
    <w:basedOn w:val="DefaultParagraphFont"/>
    <w:link w:val="Quote"/>
    <w:uiPriority w:val="29"/>
    <w:rsid w:val="00D92C41"/>
    <w:rPr>
      <w:i/>
      <w:iCs/>
      <w:color w:val="404040" w:themeColor="text1" w:themeTint="BF"/>
    </w:rPr>
  </w:style>
  <w:style w:type="paragraph" w:styleId="ListParagraph">
    <w:name w:val="List Paragraph"/>
    <w:basedOn w:val="Normal"/>
    <w:uiPriority w:val="34"/>
    <w:qFormat/>
    <w:rsid w:val="00D92C41"/>
    <w:pPr>
      <w:ind w:left="720"/>
      <w:contextualSpacing/>
    </w:pPr>
  </w:style>
  <w:style w:type="character" w:styleId="IntenseEmphasis">
    <w:name w:val="Intense Emphasis"/>
    <w:basedOn w:val="DefaultParagraphFont"/>
    <w:uiPriority w:val="21"/>
    <w:qFormat/>
    <w:rsid w:val="00D92C41"/>
    <w:rPr>
      <w:i/>
      <w:iCs/>
      <w:color w:val="0F4761" w:themeColor="accent1" w:themeShade="BF"/>
    </w:rPr>
  </w:style>
  <w:style w:type="paragraph" w:styleId="IntenseQuote">
    <w:name w:val="Intense Quote"/>
    <w:basedOn w:val="Normal"/>
    <w:next w:val="Normal"/>
    <w:link w:val="IntenseQuoteChar"/>
    <w:uiPriority w:val="30"/>
    <w:qFormat/>
    <w:rsid w:val="00D9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C41"/>
    <w:rPr>
      <w:i/>
      <w:iCs/>
      <w:color w:val="0F4761" w:themeColor="accent1" w:themeShade="BF"/>
    </w:rPr>
  </w:style>
  <w:style w:type="character" w:styleId="IntenseReference">
    <w:name w:val="Intense Reference"/>
    <w:basedOn w:val="DefaultParagraphFont"/>
    <w:uiPriority w:val="32"/>
    <w:qFormat/>
    <w:rsid w:val="00D92C41"/>
    <w:rPr>
      <w:b/>
      <w:bCs/>
      <w:smallCaps/>
      <w:color w:val="0F4761" w:themeColor="accent1" w:themeShade="BF"/>
      <w:spacing w:val="5"/>
    </w:rPr>
  </w:style>
  <w:style w:type="paragraph" w:styleId="NormalWeb">
    <w:name w:val="Normal (Web)"/>
    <w:basedOn w:val="Normal"/>
    <w:uiPriority w:val="99"/>
    <w:unhideWhenUsed/>
    <w:rsid w:val="00D92C41"/>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B37C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CB8"/>
  </w:style>
  <w:style w:type="paragraph" w:styleId="Footer">
    <w:name w:val="footer"/>
    <w:basedOn w:val="Normal"/>
    <w:link w:val="FooterChar"/>
    <w:uiPriority w:val="99"/>
    <w:unhideWhenUsed/>
    <w:rsid w:val="00B37C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CB8"/>
  </w:style>
  <w:style w:type="character" w:styleId="Hyperlink">
    <w:name w:val="Hyperlink"/>
    <w:basedOn w:val="DefaultParagraphFont"/>
    <w:uiPriority w:val="99"/>
    <w:unhideWhenUsed/>
    <w:rsid w:val="00FC6948"/>
    <w:rPr>
      <w:color w:val="467886" w:themeColor="hyperlink"/>
      <w:u w:val="single"/>
    </w:rPr>
  </w:style>
  <w:style w:type="character" w:styleId="UnresolvedMention">
    <w:name w:val="Unresolved Mention"/>
    <w:basedOn w:val="DefaultParagraphFont"/>
    <w:uiPriority w:val="99"/>
    <w:semiHidden/>
    <w:unhideWhenUsed/>
    <w:rsid w:val="00FC6948"/>
    <w:rPr>
      <w:color w:val="605E5C"/>
      <w:shd w:val="clear" w:color="auto" w:fill="E1DFDD"/>
    </w:rPr>
  </w:style>
  <w:style w:type="paragraph" w:styleId="Revision">
    <w:name w:val="Revision"/>
    <w:hidden/>
    <w:uiPriority w:val="99"/>
    <w:semiHidden/>
    <w:rsid w:val="003F45C1"/>
    <w:pPr>
      <w:spacing w:after="0" w:line="240" w:lineRule="auto"/>
    </w:pPr>
  </w:style>
  <w:style w:type="character" w:styleId="CommentReference">
    <w:name w:val="annotation reference"/>
    <w:basedOn w:val="DefaultParagraphFont"/>
    <w:uiPriority w:val="99"/>
    <w:semiHidden/>
    <w:unhideWhenUsed/>
    <w:rsid w:val="003F45C1"/>
    <w:rPr>
      <w:sz w:val="16"/>
      <w:szCs w:val="16"/>
    </w:rPr>
  </w:style>
  <w:style w:type="paragraph" w:styleId="CommentText">
    <w:name w:val="annotation text"/>
    <w:basedOn w:val="Normal"/>
    <w:link w:val="CommentTextChar"/>
    <w:uiPriority w:val="99"/>
    <w:unhideWhenUsed/>
    <w:rsid w:val="003F45C1"/>
    <w:pPr>
      <w:spacing w:line="240" w:lineRule="auto"/>
    </w:pPr>
    <w:rPr>
      <w:sz w:val="20"/>
      <w:szCs w:val="20"/>
    </w:rPr>
  </w:style>
  <w:style w:type="character" w:customStyle="1" w:styleId="CommentTextChar">
    <w:name w:val="Comment Text Char"/>
    <w:basedOn w:val="DefaultParagraphFont"/>
    <w:link w:val="CommentText"/>
    <w:uiPriority w:val="99"/>
    <w:rsid w:val="003F45C1"/>
    <w:rPr>
      <w:sz w:val="20"/>
      <w:szCs w:val="20"/>
    </w:rPr>
  </w:style>
  <w:style w:type="paragraph" w:styleId="CommentSubject">
    <w:name w:val="annotation subject"/>
    <w:basedOn w:val="CommentText"/>
    <w:next w:val="CommentText"/>
    <w:link w:val="CommentSubjectChar"/>
    <w:uiPriority w:val="99"/>
    <w:semiHidden/>
    <w:unhideWhenUsed/>
    <w:rsid w:val="003F45C1"/>
    <w:rPr>
      <w:b/>
      <w:bCs/>
    </w:rPr>
  </w:style>
  <w:style w:type="character" w:customStyle="1" w:styleId="CommentSubjectChar">
    <w:name w:val="Comment Subject Char"/>
    <w:basedOn w:val="CommentTextChar"/>
    <w:link w:val="CommentSubject"/>
    <w:uiPriority w:val="99"/>
    <w:semiHidden/>
    <w:rsid w:val="003F45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1392</Words>
  <Characters>7424</Characters>
  <Application>Microsoft Office Word</Application>
  <DocSecurity>0</DocSecurity>
  <Lines>112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Goar, Carson R</dc:creator>
  <cp:keywords/>
  <dc:description/>
  <cp:lastModifiedBy>Lowinger, Nate</cp:lastModifiedBy>
  <cp:revision>2</cp:revision>
  <dcterms:created xsi:type="dcterms:W3CDTF">2025-10-20T01:36:00Z</dcterms:created>
  <dcterms:modified xsi:type="dcterms:W3CDTF">2025-10-20T01:36:00Z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066e0ad2-063a-41e4-bd29-900457b814a0</vt:lpwstr>
  </property>
</Properties>
</file>