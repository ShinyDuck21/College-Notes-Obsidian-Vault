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82A4" w14:textId="68E95361" w:rsidR="00952D1E" w:rsidRDefault="00952D1E" w:rsidP="00952D1E">
      <w:pPr>
        <w:spacing w:line="480" w:lineRule="auto"/>
        <w:rPr>
          <w:rFonts w:ascii="Times New Roman" w:hAnsi="Times New Roman" w:cs="Times New Roman"/>
        </w:rPr>
      </w:pPr>
      <w:r>
        <w:rPr>
          <w:rFonts w:ascii="Times New Roman" w:hAnsi="Times New Roman" w:cs="Times New Roman"/>
        </w:rPr>
        <w:t xml:space="preserve">Aubrey Wanna </w:t>
      </w:r>
    </w:p>
    <w:p w14:paraId="188075A4" w14:textId="066C334D" w:rsidR="00952D1E" w:rsidRDefault="00952D1E" w:rsidP="00952D1E">
      <w:pPr>
        <w:spacing w:line="480" w:lineRule="auto"/>
        <w:rPr>
          <w:rFonts w:ascii="Times New Roman" w:hAnsi="Times New Roman" w:cs="Times New Roman"/>
        </w:rPr>
      </w:pPr>
      <w:r>
        <w:rPr>
          <w:rFonts w:ascii="Times New Roman" w:hAnsi="Times New Roman" w:cs="Times New Roman"/>
        </w:rPr>
        <w:t xml:space="preserve">Mary Bodelson </w:t>
      </w:r>
    </w:p>
    <w:p w14:paraId="071C2FDD" w14:textId="5E25CBBA" w:rsidR="00952D1E" w:rsidRDefault="00952D1E" w:rsidP="00952D1E">
      <w:pPr>
        <w:spacing w:line="480" w:lineRule="auto"/>
        <w:rPr>
          <w:rFonts w:ascii="Times New Roman" w:hAnsi="Times New Roman" w:cs="Times New Roman"/>
        </w:rPr>
      </w:pPr>
      <w:r>
        <w:rPr>
          <w:rFonts w:ascii="Times New Roman" w:hAnsi="Times New Roman" w:cs="Times New Roman"/>
        </w:rPr>
        <w:t>English 1120/1121 – 09</w:t>
      </w:r>
    </w:p>
    <w:p w14:paraId="7B502182" w14:textId="0204C753" w:rsidR="00952D1E" w:rsidRDefault="00952D1E" w:rsidP="00952D1E">
      <w:pPr>
        <w:spacing w:line="480" w:lineRule="auto"/>
        <w:rPr>
          <w:rFonts w:ascii="Times New Roman" w:hAnsi="Times New Roman" w:cs="Times New Roman"/>
        </w:rPr>
      </w:pPr>
      <w:r>
        <w:rPr>
          <w:rFonts w:ascii="Times New Roman" w:hAnsi="Times New Roman" w:cs="Times New Roman"/>
        </w:rPr>
        <w:t>11/21/25</w:t>
      </w:r>
    </w:p>
    <w:p w14:paraId="799743FD" w14:textId="209DCA35" w:rsidR="00952D1E" w:rsidRDefault="00952D1E" w:rsidP="00952D1E">
      <w:pPr>
        <w:spacing w:line="480" w:lineRule="auto"/>
        <w:rPr>
          <w:rFonts w:ascii="Times New Roman" w:hAnsi="Times New Roman" w:cs="Times New Roman"/>
        </w:rPr>
      </w:pPr>
      <w:r>
        <w:rPr>
          <w:rFonts w:ascii="Times New Roman" w:hAnsi="Times New Roman" w:cs="Times New Roman"/>
        </w:rPr>
        <w:t>Argumentative Research Paper: Essay</w:t>
      </w:r>
      <w:del w:id="0" w:author="Lowinger, Nate" w:date="2025-11-23T22:43:00Z" w16du:dateUtc="2025-11-24T04:43:00Z">
        <w:r w:rsidDel="00D4515B">
          <w:rPr>
            <w:rFonts w:ascii="Times New Roman" w:hAnsi="Times New Roman" w:cs="Times New Roman"/>
          </w:rPr>
          <w:delText xml:space="preserve"> 1</w:delText>
        </w:r>
      </w:del>
      <w:ins w:id="1" w:author="Lowinger, Nate" w:date="2025-11-23T22:43:00Z" w16du:dateUtc="2025-11-24T04:43:00Z">
        <w:r w:rsidR="00D4515B">
          <w:rPr>
            <w:rFonts w:ascii="Times New Roman" w:hAnsi="Times New Roman" w:cs="Times New Roman"/>
          </w:rPr>
          <w:t>3</w:t>
        </w:r>
      </w:ins>
    </w:p>
    <w:p w14:paraId="2D4D1E49" w14:textId="287161B2" w:rsidR="00952D1E" w:rsidRPr="006D6175" w:rsidRDefault="00952D1E" w:rsidP="00952D1E">
      <w:pPr>
        <w:spacing w:line="480" w:lineRule="auto"/>
        <w:jc w:val="center"/>
        <w:rPr>
          <w:rFonts w:ascii="Times New Roman" w:hAnsi="Times New Roman" w:cs="Times New Roman"/>
          <w:color w:val="FF0000"/>
        </w:rPr>
      </w:pPr>
      <w:r w:rsidRPr="006D6175">
        <w:rPr>
          <w:rFonts w:ascii="Times New Roman" w:hAnsi="Times New Roman" w:cs="Times New Roman"/>
          <w:color w:val="FF0000"/>
        </w:rPr>
        <w:t>TITLE</w:t>
      </w:r>
    </w:p>
    <w:p w14:paraId="647E12DC" w14:textId="3B184648" w:rsidR="00952D1E" w:rsidRDefault="00952D1E" w:rsidP="00952D1E">
      <w:pPr>
        <w:spacing w:line="480" w:lineRule="auto"/>
        <w:ind w:firstLine="720"/>
        <w:rPr>
          <w:rFonts w:ascii="Times New Roman" w:hAnsi="Times New Roman" w:cs="Times New Roman"/>
        </w:rPr>
      </w:pPr>
      <w:commentRangeStart w:id="2"/>
      <w:r>
        <w:rPr>
          <w:rFonts w:ascii="Times New Roman" w:hAnsi="Times New Roman" w:cs="Times New Roman"/>
        </w:rPr>
        <w:t xml:space="preserve">If you are either continuing your education for college, </w:t>
      </w:r>
      <w:commentRangeStart w:id="3"/>
      <w:r>
        <w:rPr>
          <w:rFonts w:ascii="Times New Roman" w:hAnsi="Times New Roman" w:cs="Times New Roman"/>
        </w:rPr>
        <w:t xml:space="preserve">a current student </w:t>
      </w:r>
      <w:commentRangeEnd w:id="3"/>
      <w:r w:rsidR="00D4515B">
        <w:rPr>
          <w:rStyle w:val="CommentReference"/>
          <w:rFonts w:ascii="Aptos" w:eastAsia="Aptos" w:hAnsi="Aptos" w:cs="Times New Roman"/>
          <w14:ligatures w14:val="none"/>
        </w:rPr>
        <w:commentReference w:id="3"/>
      </w:r>
      <w:r>
        <w:rPr>
          <w:rFonts w:ascii="Times New Roman" w:hAnsi="Times New Roman" w:cs="Times New Roman"/>
        </w:rPr>
        <w:t xml:space="preserve">or graduated </w:t>
      </w:r>
      <w:commentRangeStart w:id="4"/>
      <w:r>
        <w:rPr>
          <w:rFonts w:ascii="Times New Roman" w:hAnsi="Times New Roman" w:cs="Times New Roman"/>
        </w:rPr>
        <w:t>from college I’m</w:t>
      </w:r>
      <w:commentRangeEnd w:id="4"/>
      <w:r w:rsidR="00D4515B">
        <w:rPr>
          <w:rStyle w:val="CommentReference"/>
          <w:rFonts w:ascii="Aptos" w:eastAsia="Aptos" w:hAnsi="Aptos" w:cs="Times New Roman"/>
          <w14:ligatures w14:val="none"/>
        </w:rPr>
        <w:commentReference w:id="4"/>
      </w:r>
      <w:r>
        <w:rPr>
          <w:rFonts w:ascii="Times New Roman" w:hAnsi="Times New Roman" w:cs="Times New Roman"/>
        </w:rPr>
        <w:t xml:space="preserve"> sure you have looked at the prices and thought to yourself if you really </w:t>
      </w:r>
      <w:proofErr w:type="gramStart"/>
      <w:r>
        <w:rPr>
          <w:rFonts w:ascii="Times New Roman" w:hAnsi="Times New Roman" w:cs="Times New Roman"/>
        </w:rPr>
        <w:t>though</w:t>
      </w:r>
      <w:proofErr w:type="gramEnd"/>
      <w:r>
        <w:rPr>
          <w:rFonts w:ascii="Times New Roman" w:hAnsi="Times New Roman" w:cs="Times New Roman"/>
        </w:rPr>
        <w:t xml:space="preserve"> it was worth it</w:t>
      </w:r>
      <w:commentRangeEnd w:id="2"/>
      <w:r w:rsidR="00D4515B">
        <w:rPr>
          <w:rStyle w:val="CommentReference"/>
          <w:rFonts w:ascii="Aptos" w:eastAsia="Aptos" w:hAnsi="Aptos" w:cs="Times New Roman"/>
          <w14:ligatures w14:val="none"/>
        </w:rPr>
        <w:commentReference w:id="2"/>
      </w:r>
      <w:r>
        <w:rPr>
          <w:rFonts w:ascii="Times New Roman" w:hAnsi="Times New Roman" w:cs="Times New Roman"/>
        </w:rPr>
        <w:t xml:space="preserve">. Many people look at the price and immediately think that they won’t be able to pay it off. For example, many people rely on student loans, so they don’t have to worry about paying the cost right away. But </w:t>
      </w:r>
      <w:commentRangeStart w:id="5"/>
      <w:r>
        <w:rPr>
          <w:rFonts w:ascii="Times New Roman" w:hAnsi="Times New Roman" w:cs="Times New Roman"/>
        </w:rPr>
        <w:t>no</w:t>
      </w:r>
      <w:commentRangeEnd w:id="5"/>
      <w:r w:rsidR="00D4515B">
        <w:rPr>
          <w:rStyle w:val="CommentReference"/>
          <w:rFonts w:ascii="Aptos" w:eastAsia="Aptos" w:hAnsi="Aptos" w:cs="Times New Roman"/>
          <w14:ligatures w14:val="none"/>
        </w:rPr>
        <w:commentReference w:id="5"/>
      </w:r>
      <w:r>
        <w:rPr>
          <w:rFonts w:ascii="Times New Roman" w:hAnsi="Times New Roman" w:cs="Times New Roman"/>
        </w:rPr>
        <w:t xml:space="preserve"> that’s not the case. You not only have to pay </w:t>
      </w:r>
      <w:commentRangeStart w:id="6"/>
      <w:r>
        <w:rPr>
          <w:rFonts w:ascii="Times New Roman" w:hAnsi="Times New Roman" w:cs="Times New Roman"/>
        </w:rPr>
        <w:t>the</w:t>
      </w:r>
      <w:commentRangeEnd w:id="6"/>
      <w:r w:rsidR="00D4515B">
        <w:rPr>
          <w:rStyle w:val="CommentReference"/>
          <w:rFonts w:ascii="Aptos" w:eastAsia="Aptos" w:hAnsi="Aptos" w:cs="Times New Roman"/>
          <w14:ligatures w14:val="none"/>
        </w:rPr>
        <w:commentReference w:id="6"/>
      </w:r>
      <w:r>
        <w:rPr>
          <w:rFonts w:ascii="Times New Roman" w:hAnsi="Times New Roman" w:cs="Times New Roman"/>
        </w:rPr>
        <w:t xml:space="preserve"> certain amount back on your monthly plan, but you also are required to pay for the fees that come along with the student loan. </w:t>
      </w:r>
      <w:r w:rsidRPr="00952D1E">
        <w:rPr>
          <w:rFonts w:ascii="Times New Roman" w:hAnsi="Times New Roman" w:cs="Times New Roman"/>
        </w:rPr>
        <w:t xml:space="preserve">The cost of college </w:t>
      </w:r>
      <w:commentRangeStart w:id="7"/>
      <w:r w:rsidRPr="00952D1E">
        <w:rPr>
          <w:rFonts w:ascii="Times New Roman" w:hAnsi="Times New Roman" w:cs="Times New Roman"/>
        </w:rPr>
        <w:t>us</w:t>
      </w:r>
      <w:commentRangeEnd w:id="7"/>
      <w:r w:rsidR="00D4515B">
        <w:rPr>
          <w:rStyle w:val="CommentReference"/>
          <w:rFonts w:ascii="Aptos" w:eastAsia="Aptos" w:hAnsi="Aptos" w:cs="Times New Roman"/>
          <w14:ligatures w14:val="none"/>
        </w:rPr>
        <w:commentReference w:id="7"/>
      </w:r>
      <w:r w:rsidRPr="00952D1E">
        <w:rPr>
          <w:rFonts w:ascii="Times New Roman" w:hAnsi="Times New Roman" w:cs="Times New Roman"/>
        </w:rPr>
        <w:t xml:space="preserve"> outrageous and needs to be lowered.</w:t>
      </w:r>
      <w:r>
        <w:rPr>
          <w:rFonts w:ascii="Times New Roman" w:hAnsi="Times New Roman" w:cs="Times New Roman"/>
        </w:rPr>
        <w:t xml:space="preserve"> </w:t>
      </w:r>
    </w:p>
    <w:p w14:paraId="18B0F93F" w14:textId="675C52E3" w:rsidR="009E51E5" w:rsidRPr="006D6175" w:rsidRDefault="00952D1E" w:rsidP="005A6BD9">
      <w:pPr>
        <w:spacing w:line="480" w:lineRule="auto"/>
        <w:ind w:left="-90"/>
        <w:rPr>
          <w:rFonts w:ascii="Times New Roman" w:hAnsi="Times New Roman" w:cs="Times New Roman"/>
        </w:rPr>
      </w:pPr>
      <w:r w:rsidRPr="006D6175">
        <w:rPr>
          <w:rFonts w:ascii="Times New Roman" w:hAnsi="Times New Roman" w:cs="Times New Roman"/>
        </w:rPr>
        <w:tab/>
      </w:r>
      <w:commentRangeStart w:id="8"/>
      <w:r w:rsidRPr="006D6175">
        <w:rPr>
          <w:rFonts w:ascii="Times New Roman" w:hAnsi="Times New Roman" w:cs="Times New Roman"/>
        </w:rPr>
        <w:t>College</w:t>
      </w:r>
      <w:commentRangeEnd w:id="8"/>
      <w:r w:rsidR="00D4515B">
        <w:rPr>
          <w:rStyle w:val="CommentReference"/>
          <w:rFonts w:ascii="Aptos" w:eastAsia="Aptos" w:hAnsi="Aptos" w:cs="Times New Roman"/>
          <w14:ligatures w14:val="none"/>
        </w:rPr>
        <w:commentReference w:id="8"/>
      </w:r>
      <w:r w:rsidRPr="006D6175">
        <w:rPr>
          <w:rFonts w:ascii="Times New Roman" w:hAnsi="Times New Roman" w:cs="Times New Roman"/>
        </w:rPr>
        <w:t xml:space="preserve"> prices are expensive because of state funding, schools want to make more money for more facilities at the school, and they think it’s alright that people can just apply for loans. Most students in college are just coming from high school and probably have at least a job and believe that college is the best option for themselves to continue their education and find the right place for their career path. With having the job in hand, they are going to need to have lots of the money for school due to the high costs. Nobody knows when to start saving, nobody knows how much it’s going to cost exactly and lots of people think about how it’s going to work out if they don’t have enough or not eligible for the FAFSA. Not only that but a lot of the students by now </w:t>
      </w:r>
      <w:r w:rsidRPr="006D6175">
        <w:rPr>
          <w:rFonts w:ascii="Times New Roman" w:hAnsi="Times New Roman" w:cs="Times New Roman"/>
        </w:rPr>
        <w:lastRenderedPageBreak/>
        <w:t xml:space="preserve">probably have many other responsibilities that intertwine with money such as paying for their own car insurance, if they are living on their own now, they may have to pay a house payment. In addition, the average cost of college in the United States is $11,371 (in-state) and $25,415 (out of state). To complete yes students are paying for something to </w:t>
      </w:r>
      <w:r w:rsidR="00935C57" w:rsidRPr="006D6175">
        <w:rPr>
          <w:rFonts w:ascii="Times New Roman" w:hAnsi="Times New Roman" w:cs="Times New Roman"/>
        </w:rPr>
        <w:t>help</w:t>
      </w:r>
      <w:r w:rsidRPr="006D6175">
        <w:rPr>
          <w:rFonts w:ascii="Times New Roman" w:hAnsi="Times New Roman" w:cs="Times New Roman"/>
        </w:rPr>
        <w:t xml:space="preserve"> with their career or just wanting more opportunities in life but the price is </w:t>
      </w:r>
      <w:commentRangeStart w:id="9"/>
      <w:r w:rsidRPr="006D6175">
        <w:rPr>
          <w:rFonts w:ascii="Times New Roman" w:hAnsi="Times New Roman" w:cs="Times New Roman"/>
        </w:rPr>
        <w:t>unnecessary</w:t>
      </w:r>
      <w:commentRangeEnd w:id="9"/>
      <w:r w:rsidR="00D4515B">
        <w:rPr>
          <w:rStyle w:val="CommentReference"/>
          <w:rFonts w:ascii="Aptos" w:eastAsia="Aptos" w:hAnsi="Aptos" w:cs="Times New Roman"/>
          <w14:ligatures w14:val="none"/>
        </w:rPr>
        <w:commentReference w:id="9"/>
      </w:r>
      <w:r w:rsidRPr="006D6175">
        <w:rPr>
          <w:rFonts w:ascii="Times New Roman" w:hAnsi="Times New Roman" w:cs="Times New Roman"/>
        </w:rPr>
        <w:t xml:space="preserve">.   </w:t>
      </w:r>
    </w:p>
    <w:p w14:paraId="1BCBF590" w14:textId="77777777" w:rsidR="00C369C7" w:rsidRDefault="00775F71" w:rsidP="005A6BD9">
      <w:pPr>
        <w:pStyle w:val="ListParagraph"/>
        <w:spacing w:line="480" w:lineRule="auto"/>
        <w:ind w:left="-90" w:firstLine="720"/>
        <w:rPr>
          <w:rFonts w:ascii="Times New Roman" w:hAnsi="Times New Roman" w:cs="Times New Roman"/>
          <w:color w:val="000000" w:themeColor="text1"/>
          <w:shd w:val="clear" w:color="auto" w:fill="FFFFFF"/>
        </w:rPr>
      </w:pPr>
      <w:commentRangeStart w:id="10"/>
      <w:commentRangeStart w:id="11"/>
      <w:r>
        <w:rPr>
          <w:rFonts w:ascii="Times New Roman" w:hAnsi="Times New Roman" w:cs="Times New Roman"/>
        </w:rPr>
        <w:t>When</w:t>
      </w:r>
      <w:commentRangeEnd w:id="11"/>
      <w:r w:rsidR="00D4515B">
        <w:rPr>
          <w:rStyle w:val="CommentReference"/>
          <w:rFonts w:ascii="Aptos" w:eastAsia="Aptos" w:hAnsi="Aptos" w:cs="Times New Roman"/>
          <w14:ligatures w14:val="none"/>
        </w:rPr>
        <w:commentReference w:id="11"/>
      </w:r>
      <w:r>
        <w:rPr>
          <w:rFonts w:ascii="Times New Roman" w:hAnsi="Times New Roman" w:cs="Times New Roman"/>
        </w:rPr>
        <w:t xml:space="preserve"> students enter the stage of high school that’s when they really start </w:t>
      </w:r>
      <w:r w:rsidR="00D91275">
        <w:rPr>
          <w:rFonts w:ascii="Times New Roman" w:hAnsi="Times New Roman" w:cs="Times New Roman"/>
        </w:rPr>
        <w:t xml:space="preserve">to think that if they are going to continue their education </w:t>
      </w:r>
      <w:proofErr w:type="gramStart"/>
      <w:r w:rsidR="00D91275">
        <w:rPr>
          <w:rFonts w:ascii="Times New Roman" w:hAnsi="Times New Roman" w:cs="Times New Roman"/>
        </w:rPr>
        <w:t>to</w:t>
      </w:r>
      <w:proofErr w:type="gramEnd"/>
      <w:r w:rsidR="00D91275">
        <w:rPr>
          <w:rFonts w:ascii="Times New Roman" w:hAnsi="Times New Roman" w:cs="Times New Roman"/>
        </w:rPr>
        <w:t xml:space="preserve"> college or not</w:t>
      </w:r>
      <w:commentRangeEnd w:id="10"/>
      <w:r w:rsidR="00D4515B">
        <w:rPr>
          <w:rStyle w:val="CommentReference"/>
          <w:rFonts w:ascii="Aptos" w:eastAsia="Aptos" w:hAnsi="Aptos" w:cs="Times New Roman"/>
          <w14:ligatures w14:val="none"/>
        </w:rPr>
        <w:commentReference w:id="10"/>
      </w:r>
      <w:r w:rsidR="00D91275">
        <w:rPr>
          <w:rFonts w:ascii="Times New Roman" w:hAnsi="Times New Roman" w:cs="Times New Roman"/>
        </w:rPr>
        <w:t xml:space="preserve">. </w:t>
      </w:r>
      <w:r w:rsidR="00F10187">
        <w:rPr>
          <w:rFonts w:ascii="Times New Roman" w:hAnsi="Times New Roman" w:cs="Times New Roman"/>
        </w:rPr>
        <w:t>Currently</w:t>
      </w:r>
      <w:r w:rsidR="00A83CDF">
        <w:rPr>
          <w:rFonts w:ascii="Times New Roman" w:hAnsi="Times New Roman" w:cs="Times New Roman"/>
        </w:rPr>
        <w:t xml:space="preserve"> many students are now eligible to start their first job. As pay checks come in </w:t>
      </w:r>
      <w:r w:rsidR="00504285">
        <w:rPr>
          <w:rFonts w:ascii="Times New Roman" w:hAnsi="Times New Roman" w:cs="Times New Roman"/>
        </w:rPr>
        <w:t xml:space="preserve">people get so excited to just spend the checks on whatever they </w:t>
      </w:r>
      <w:r w:rsidR="002179D0">
        <w:rPr>
          <w:rFonts w:ascii="Times New Roman" w:hAnsi="Times New Roman" w:cs="Times New Roman"/>
        </w:rPr>
        <w:t>wa</w:t>
      </w:r>
      <w:r w:rsidR="00504285">
        <w:rPr>
          <w:rFonts w:ascii="Times New Roman" w:hAnsi="Times New Roman" w:cs="Times New Roman"/>
        </w:rPr>
        <w:t xml:space="preserve">nt now because they worked hard for it. </w:t>
      </w:r>
      <w:r w:rsidR="001A2184">
        <w:rPr>
          <w:rFonts w:ascii="Times New Roman" w:hAnsi="Times New Roman" w:cs="Times New Roman"/>
        </w:rPr>
        <w:t xml:space="preserve">In </w:t>
      </w:r>
      <w:r w:rsidR="007937D8">
        <w:rPr>
          <w:rFonts w:ascii="Times New Roman" w:hAnsi="Times New Roman" w:cs="Times New Roman"/>
        </w:rPr>
        <w:t>addition,</w:t>
      </w:r>
      <w:r w:rsidR="001A2184">
        <w:rPr>
          <w:rFonts w:ascii="Times New Roman" w:hAnsi="Times New Roman" w:cs="Times New Roman"/>
        </w:rPr>
        <w:t xml:space="preserve"> a lot of people also like to save at least half of their checks </w:t>
      </w:r>
      <w:r w:rsidR="00AA0A75">
        <w:rPr>
          <w:rFonts w:ascii="Times New Roman" w:hAnsi="Times New Roman" w:cs="Times New Roman"/>
        </w:rPr>
        <w:t xml:space="preserve">to buy something with a higher price and once they have spent that they will have to start again. </w:t>
      </w:r>
      <w:r w:rsidR="002E38FA">
        <w:rPr>
          <w:rFonts w:ascii="Times New Roman" w:hAnsi="Times New Roman" w:cs="Times New Roman"/>
        </w:rPr>
        <w:t xml:space="preserve">As your freshman and sophomore years go by people get asked often </w:t>
      </w:r>
      <w:r w:rsidR="0033237F">
        <w:rPr>
          <w:rFonts w:ascii="Times New Roman" w:hAnsi="Times New Roman" w:cs="Times New Roman"/>
        </w:rPr>
        <w:t xml:space="preserve">if they are going to college or if they have even looked at any schools that are interested in. </w:t>
      </w:r>
      <w:r w:rsidR="00FE303D">
        <w:rPr>
          <w:rFonts w:ascii="Times New Roman" w:hAnsi="Times New Roman" w:cs="Times New Roman"/>
        </w:rPr>
        <w:t xml:space="preserve">As students look through schools one of the big </w:t>
      </w:r>
      <w:r w:rsidR="00D9490E">
        <w:rPr>
          <w:rFonts w:ascii="Times New Roman" w:hAnsi="Times New Roman" w:cs="Times New Roman"/>
        </w:rPr>
        <w:t xml:space="preserve">issues is the price. </w:t>
      </w:r>
      <w:r w:rsidR="00B92C17">
        <w:rPr>
          <w:rFonts w:ascii="Times New Roman" w:hAnsi="Times New Roman" w:cs="Times New Roman"/>
        </w:rPr>
        <w:t>Many students are unaware of when they should start saving money for coll</w:t>
      </w:r>
      <w:r w:rsidR="00A57705">
        <w:rPr>
          <w:rFonts w:ascii="Times New Roman" w:hAnsi="Times New Roman" w:cs="Times New Roman"/>
        </w:rPr>
        <w:t xml:space="preserve">ege. </w:t>
      </w:r>
      <w:r w:rsidR="000C07D5">
        <w:rPr>
          <w:rFonts w:ascii="Times New Roman" w:hAnsi="Times New Roman" w:cs="Times New Roman"/>
        </w:rPr>
        <w:t xml:space="preserve">Listed in the </w:t>
      </w:r>
      <w:r w:rsidR="001B407D">
        <w:rPr>
          <w:rFonts w:ascii="Times New Roman" w:hAnsi="Times New Roman" w:cs="Times New Roman"/>
        </w:rPr>
        <w:t xml:space="preserve">Star Tribune </w:t>
      </w:r>
      <w:r w:rsidR="001B407D" w:rsidRPr="009E51E5">
        <w:rPr>
          <w:rFonts w:ascii="Times New Roman" w:hAnsi="Times New Roman" w:cs="Times New Roman"/>
          <w:color w:val="000000" w:themeColor="text1"/>
        </w:rPr>
        <w:t>article “</w:t>
      </w:r>
      <w:r w:rsidR="0021308D" w:rsidRPr="009E51E5">
        <w:rPr>
          <w:rFonts w:ascii="Times New Roman" w:hAnsi="Times New Roman" w:cs="Times New Roman"/>
          <w:color w:val="000000" w:themeColor="text1"/>
          <w:shd w:val="clear" w:color="auto" w:fill="FFFFFF"/>
        </w:rPr>
        <w:t>This is a major problem because while we agree that college is still expensive, what college really costs has almost nothing in common with what's often reported.</w:t>
      </w:r>
      <w:r w:rsidR="001B407D" w:rsidRPr="009E51E5">
        <w:rPr>
          <w:rFonts w:ascii="Times New Roman" w:hAnsi="Times New Roman" w:cs="Times New Roman"/>
          <w:color w:val="000000" w:themeColor="text1"/>
          <w:shd w:val="clear" w:color="auto" w:fill="FFFFFF"/>
        </w:rPr>
        <w:t>” (</w:t>
      </w:r>
      <w:proofErr w:type="spellStart"/>
      <w:proofErr w:type="gramStart"/>
      <w:r w:rsidR="001B407D" w:rsidRPr="009E51E5">
        <w:rPr>
          <w:rFonts w:ascii="Times New Roman" w:hAnsi="Times New Roman" w:cs="Times New Roman"/>
          <w:color w:val="000000" w:themeColor="text1"/>
          <w:shd w:val="clear" w:color="auto" w:fill="FFFFFF"/>
        </w:rPr>
        <w:t>Currel,Harris</w:t>
      </w:r>
      <w:proofErr w:type="spellEnd"/>
      <w:proofErr w:type="gramEnd"/>
      <w:r w:rsidR="001B407D" w:rsidRPr="009E51E5">
        <w:rPr>
          <w:rFonts w:ascii="Times New Roman" w:hAnsi="Times New Roman" w:cs="Times New Roman"/>
          <w:color w:val="000000" w:themeColor="text1"/>
          <w:shd w:val="clear" w:color="auto" w:fill="FFFFFF"/>
        </w:rPr>
        <w:t>).</w:t>
      </w:r>
      <w:r w:rsidR="00C17FA3" w:rsidRPr="009E51E5">
        <w:rPr>
          <w:rFonts w:ascii="Times New Roman" w:hAnsi="Times New Roman" w:cs="Times New Roman"/>
          <w:color w:val="000000" w:themeColor="text1"/>
          <w:shd w:val="clear" w:color="auto" w:fill="FFFFFF"/>
        </w:rPr>
        <w:t xml:space="preserve"> This example </w:t>
      </w:r>
      <w:r w:rsidR="00DA661B" w:rsidRPr="009E51E5">
        <w:rPr>
          <w:rFonts w:ascii="Times New Roman" w:hAnsi="Times New Roman" w:cs="Times New Roman"/>
          <w:color w:val="000000" w:themeColor="text1"/>
          <w:shd w:val="clear" w:color="auto" w:fill="FFFFFF"/>
        </w:rPr>
        <w:t>highlights</w:t>
      </w:r>
      <w:r w:rsidR="00C17FA3" w:rsidRPr="009E51E5">
        <w:rPr>
          <w:rFonts w:ascii="Times New Roman" w:hAnsi="Times New Roman" w:cs="Times New Roman"/>
          <w:color w:val="000000" w:themeColor="text1"/>
          <w:shd w:val="clear" w:color="auto" w:fill="FFFFFF"/>
        </w:rPr>
        <w:t xml:space="preserve"> the actual cost of </w:t>
      </w:r>
      <w:r w:rsidR="0078001E" w:rsidRPr="009E51E5">
        <w:rPr>
          <w:rFonts w:ascii="Times New Roman" w:hAnsi="Times New Roman" w:cs="Times New Roman"/>
          <w:color w:val="000000" w:themeColor="text1"/>
          <w:shd w:val="clear" w:color="auto" w:fill="FFFFFF"/>
        </w:rPr>
        <w:t xml:space="preserve">college and the </w:t>
      </w:r>
      <w:r w:rsidR="00F47DBC" w:rsidRPr="009E51E5">
        <w:rPr>
          <w:rFonts w:ascii="Times New Roman" w:hAnsi="Times New Roman" w:cs="Times New Roman"/>
          <w:color w:val="000000" w:themeColor="text1"/>
          <w:shd w:val="clear" w:color="auto" w:fill="FFFFFF"/>
        </w:rPr>
        <w:t xml:space="preserve">perceived side suggesting that the </w:t>
      </w:r>
      <w:r w:rsidR="00DA661B" w:rsidRPr="009E51E5">
        <w:rPr>
          <w:rFonts w:ascii="Times New Roman" w:hAnsi="Times New Roman" w:cs="Times New Roman"/>
          <w:color w:val="000000" w:themeColor="text1"/>
          <w:shd w:val="clear" w:color="auto" w:fill="FFFFFF"/>
        </w:rPr>
        <w:t xml:space="preserve">costs of school is very misleading and on the high side for financial burden. </w:t>
      </w:r>
      <w:r w:rsidR="00C026C7" w:rsidRPr="009E51E5">
        <w:rPr>
          <w:rFonts w:ascii="Times New Roman" w:hAnsi="Times New Roman" w:cs="Times New Roman"/>
          <w:color w:val="000000" w:themeColor="text1"/>
          <w:shd w:val="clear" w:color="auto" w:fill="FFFFFF"/>
        </w:rPr>
        <w:t xml:space="preserve">The financial burden </w:t>
      </w:r>
      <w:r w:rsidR="00F6456F" w:rsidRPr="009E51E5">
        <w:rPr>
          <w:rFonts w:ascii="Times New Roman" w:hAnsi="Times New Roman" w:cs="Times New Roman"/>
          <w:color w:val="000000" w:themeColor="text1"/>
          <w:shd w:val="clear" w:color="auto" w:fill="FFFFFF"/>
        </w:rPr>
        <w:t xml:space="preserve">can seem insane for many students with lack of financial planning and having to figure out what your plan </w:t>
      </w:r>
      <w:commentRangeStart w:id="12"/>
      <w:r w:rsidR="009E51E5" w:rsidRPr="009E51E5">
        <w:rPr>
          <w:rFonts w:ascii="Times New Roman" w:hAnsi="Times New Roman" w:cs="Times New Roman"/>
          <w:color w:val="000000" w:themeColor="text1"/>
          <w:shd w:val="clear" w:color="auto" w:fill="FFFFFF"/>
        </w:rPr>
        <w:t>is</w:t>
      </w:r>
      <w:commentRangeEnd w:id="12"/>
      <w:r w:rsidR="00D4515B">
        <w:rPr>
          <w:rStyle w:val="CommentReference"/>
          <w:rFonts w:ascii="Aptos" w:eastAsia="Aptos" w:hAnsi="Aptos" w:cs="Times New Roman"/>
          <w14:ligatures w14:val="none"/>
        </w:rPr>
        <w:commentReference w:id="12"/>
      </w:r>
      <w:r w:rsidR="009E51E5" w:rsidRPr="009E51E5">
        <w:rPr>
          <w:rFonts w:ascii="Times New Roman" w:hAnsi="Times New Roman" w:cs="Times New Roman"/>
          <w:color w:val="000000" w:themeColor="text1"/>
          <w:shd w:val="clear" w:color="auto" w:fill="FFFFFF"/>
        </w:rPr>
        <w:t>.</w:t>
      </w:r>
    </w:p>
    <w:p w14:paraId="60D91471" w14:textId="48FB7AE7" w:rsidR="001D41D5" w:rsidRPr="00C369C7" w:rsidRDefault="001D41D5" w:rsidP="005A6BD9">
      <w:pPr>
        <w:pStyle w:val="ListParagraph"/>
        <w:spacing w:line="480" w:lineRule="auto"/>
        <w:ind w:left="-90" w:firstLine="720"/>
        <w:rPr>
          <w:rFonts w:ascii="Times New Roman" w:hAnsi="Times New Roman" w:cs="Times New Roman"/>
          <w:color w:val="000000" w:themeColor="text1"/>
          <w:shd w:val="clear" w:color="auto" w:fill="FFFFFF"/>
        </w:rPr>
      </w:pPr>
      <w:r w:rsidRPr="00C369C7">
        <w:rPr>
          <w:rFonts w:ascii="Times New Roman" w:hAnsi="Times New Roman" w:cs="Times New Roman"/>
          <w:color w:val="000000" w:themeColor="text1"/>
          <w:shd w:val="clear" w:color="auto" w:fill="FFFFFF"/>
        </w:rPr>
        <w:t xml:space="preserve">As students find out the cost of </w:t>
      </w:r>
      <w:r w:rsidR="00C369C7" w:rsidRPr="00C369C7">
        <w:rPr>
          <w:rFonts w:ascii="Times New Roman" w:hAnsi="Times New Roman" w:cs="Times New Roman"/>
          <w:color w:val="000000" w:themeColor="text1"/>
          <w:shd w:val="clear" w:color="auto" w:fill="FFFFFF"/>
        </w:rPr>
        <w:t>college</w:t>
      </w:r>
      <w:r w:rsidRPr="00C369C7">
        <w:rPr>
          <w:rFonts w:ascii="Times New Roman" w:hAnsi="Times New Roman" w:cs="Times New Roman"/>
          <w:color w:val="000000" w:themeColor="text1"/>
          <w:shd w:val="clear" w:color="auto" w:fill="FFFFFF"/>
        </w:rPr>
        <w:t xml:space="preserve"> and know they </w:t>
      </w:r>
      <w:r w:rsidR="00C369C7" w:rsidRPr="00C369C7">
        <w:rPr>
          <w:rFonts w:ascii="Times New Roman" w:hAnsi="Times New Roman" w:cs="Times New Roman"/>
          <w:color w:val="000000" w:themeColor="text1"/>
          <w:shd w:val="clear" w:color="auto" w:fill="FFFFFF"/>
        </w:rPr>
        <w:t>can’t</w:t>
      </w:r>
      <w:r w:rsidRPr="00C369C7">
        <w:rPr>
          <w:rFonts w:ascii="Times New Roman" w:hAnsi="Times New Roman" w:cs="Times New Roman"/>
          <w:color w:val="000000" w:themeColor="text1"/>
          <w:shd w:val="clear" w:color="auto" w:fill="FFFFFF"/>
        </w:rPr>
        <w:t xml:space="preserve"> afford the cost </w:t>
      </w:r>
      <w:proofErr w:type="gramStart"/>
      <w:r w:rsidRPr="00C369C7">
        <w:rPr>
          <w:rFonts w:ascii="Times New Roman" w:hAnsi="Times New Roman" w:cs="Times New Roman"/>
          <w:color w:val="000000" w:themeColor="text1"/>
          <w:shd w:val="clear" w:color="auto" w:fill="FFFFFF"/>
        </w:rPr>
        <w:t>at the moment</w:t>
      </w:r>
      <w:proofErr w:type="gramEnd"/>
      <w:r w:rsidRPr="00C369C7">
        <w:rPr>
          <w:rFonts w:ascii="Times New Roman" w:hAnsi="Times New Roman" w:cs="Times New Roman"/>
          <w:color w:val="000000" w:themeColor="text1"/>
          <w:shd w:val="clear" w:color="auto" w:fill="FFFFFF"/>
        </w:rPr>
        <w:t xml:space="preserve"> </w:t>
      </w:r>
      <w:r w:rsidR="00E94A69" w:rsidRPr="00C369C7">
        <w:rPr>
          <w:rFonts w:ascii="Times New Roman" w:hAnsi="Times New Roman" w:cs="Times New Roman"/>
          <w:color w:val="000000" w:themeColor="text1"/>
          <w:shd w:val="clear" w:color="auto" w:fill="FFFFFF"/>
        </w:rPr>
        <w:t xml:space="preserve">most people rely on student loans. The huge problem with student loans is that you are most </w:t>
      </w:r>
      <w:r w:rsidR="00C369C7" w:rsidRPr="00C369C7">
        <w:rPr>
          <w:rFonts w:ascii="Times New Roman" w:hAnsi="Times New Roman" w:cs="Times New Roman"/>
          <w:color w:val="000000" w:themeColor="text1"/>
          <w:shd w:val="clear" w:color="auto" w:fill="FFFFFF"/>
        </w:rPr>
        <w:t>likely</w:t>
      </w:r>
      <w:r w:rsidR="00E94A69" w:rsidRPr="00C369C7">
        <w:rPr>
          <w:rFonts w:ascii="Times New Roman" w:hAnsi="Times New Roman" w:cs="Times New Roman"/>
          <w:color w:val="000000" w:themeColor="text1"/>
          <w:shd w:val="clear" w:color="auto" w:fill="FFFFFF"/>
        </w:rPr>
        <w:t xml:space="preserve"> going to be paying back </w:t>
      </w:r>
      <w:r w:rsidR="00C369C7" w:rsidRPr="00C369C7">
        <w:rPr>
          <w:rFonts w:ascii="Times New Roman" w:hAnsi="Times New Roman" w:cs="Times New Roman"/>
          <w:color w:val="000000" w:themeColor="text1"/>
          <w:shd w:val="clear" w:color="auto" w:fill="FFFFFF"/>
        </w:rPr>
        <w:t xml:space="preserve">that loan for the rest of your life </w:t>
      </w:r>
      <w:r w:rsidR="00AC31C1">
        <w:rPr>
          <w:rFonts w:ascii="Times New Roman" w:hAnsi="Times New Roman" w:cs="Times New Roman"/>
          <w:color w:val="000000" w:themeColor="text1"/>
          <w:shd w:val="clear" w:color="auto" w:fill="FFFFFF"/>
        </w:rPr>
        <w:t xml:space="preserve">and be in debt. </w:t>
      </w:r>
      <w:r w:rsidR="002A3BA7">
        <w:rPr>
          <w:rFonts w:ascii="Times New Roman" w:hAnsi="Times New Roman" w:cs="Times New Roman"/>
        </w:rPr>
        <w:t xml:space="preserve">According to </w:t>
      </w:r>
      <w:proofErr w:type="spellStart"/>
      <w:r w:rsidR="0041162E">
        <w:rPr>
          <w:rFonts w:ascii="Times New Roman" w:hAnsi="Times New Roman" w:cs="Times New Roman"/>
        </w:rPr>
        <w:lastRenderedPageBreak/>
        <w:t>LastWeekTonigh</w:t>
      </w:r>
      <w:proofErr w:type="spellEnd"/>
      <w:r w:rsidR="0041162E">
        <w:rPr>
          <w:rFonts w:ascii="Times New Roman" w:hAnsi="Times New Roman" w:cs="Times New Roman"/>
        </w:rPr>
        <w:t xml:space="preserve"> an online vi</w:t>
      </w:r>
      <w:r w:rsidR="00035ED4">
        <w:rPr>
          <w:rFonts w:ascii="Times New Roman" w:hAnsi="Times New Roman" w:cs="Times New Roman"/>
        </w:rPr>
        <w:t>deo</w:t>
      </w:r>
      <w:r w:rsidR="002A3BA7">
        <w:rPr>
          <w:rFonts w:ascii="Times New Roman" w:hAnsi="Times New Roman" w:cs="Times New Roman"/>
        </w:rPr>
        <w:t xml:space="preserve"> </w:t>
      </w:r>
      <w:commentRangeStart w:id="13"/>
      <w:r w:rsidR="0041162E">
        <w:rPr>
          <w:rFonts w:ascii="Times New Roman" w:hAnsi="Times New Roman" w:cs="Times New Roman"/>
        </w:rPr>
        <w:t>“</w:t>
      </w:r>
      <w:r w:rsidR="002A3BA7">
        <w:rPr>
          <w:rFonts w:ascii="Times New Roman" w:hAnsi="Times New Roman" w:cs="Times New Roman"/>
        </w:rPr>
        <w:t>there is a total amount of $1.73 trillion dollars of outstanding debt</w:t>
      </w:r>
      <w:r w:rsidR="0041162E">
        <w:rPr>
          <w:rFonts w:ascii="Times New Roman" w:hAnsi="Times New Roman" w:cs="Times New Roman"/>
        </w:rPr>
        <w:t>”</w:t>
      </w:r>
      <w:commentRangeEnd w:id="13"/>
      <w:r w:rsidR="00027098">
        <w:rPr>
          <w:rStyle w:val="CommentReference"/>
          <w:rFonts w:ascii="Aptos" w:eastAsia="Aptos" w:hAnsi="Aptos" w:cs="Times New Roman"/>
          <w14:ligatures w14:val="none"/>
        </w:rPr>
        <w:commentReference w:id="13"/>
      </w:r>
    </w:p>
    <w:p w14:paraId="62B54AEA" w14:textId="79167335" w:rsidR="004C42B4" w:rsidRDefault="00294F8C" w:rsidP="00952D1E">
      <w:pPr>
        <w:spacing w:line="480" w:lineRule="auto"/>
        <w:rPr>
          <w:rFonts w:ascii="Times New Roman" w:hAnsi="Times New Roman" w:cs="Times New Roman"/>
        </w:rPr>
      </w:pPr>
      <w:r>
        <w:rPr>
          <w:rFonts w:ascii="Times New Roman" w:hAnsi="Times New Roman" w:cs="Times New Roman"/>
        </w:rPr>
        <w:tab/>
      </w:r>
    </w:p>
    <w:p w14:paraId="33BCC07C" w14:textId="6B311B3F" w:rsidR="00935C57" w:rsidRDefault="00935C57" w:rsidP="00952D1E">
      <w:pPr>
        <w:spacing w:line="480" w:lineRule="auto"/>
        <w:rPr>
          <w:rFonts w:ascii="Times New Roman" w:hAnsi="Times New Roman" w:cs="Times New Roman"/>
        </w:rPr>
      </w:pPr>
      <w:r>
        <w:rPr>
          <w:rFonts w:ascii="Times New Roman" w:hAnsi="Times New Roman" w:cs="Times New Roman"/>
        </w:rPr>
        <w:tab/>
      </w:r>
    </w:p>
    <w:p w14:paraId="4FB7713E" w14:textId="77777777" w:rsidR="00724C71" w:rsidRDefault="00724C71" w:rsidP="00952D1E">
      <w:pPr>
        <w:spacing w:line="480" w:lineRule="auto"/>
        <w:rPr>
          <w:rFonts w:ascii="Times New Roman" w:hAnsi="Times New Roman" w:cs="Times New Roman"/>
        </w:rPr>
      </w:pPr>
    </w:p>
    <w:p w14:paraId="114E5ED0" w14:textId="77777777" w:rsidR="00724C71" w:rsidRDefault="00724C71" w:rsidP="00952D1E">
      <w:pPr>
        <w:spacing w:line="480" w:lineRule="auto"/>
        <w:rPr>
          <w:rFonts w:ascii="Times New Roman" w:hAnsi="Times New Roman" w:cs="Times New Roman"/>
        </w:rPr>
      </w:pPr>
    </w:p>
    <w:p w14:paraId="10F7C2F4" w14:textId="77777777" w:rsidR="00724C71" w:rsidRDefault="00724C71" w:rsidP="00952D1E">
      <w:pPr>
        <w:spacing w:line="480" w:lineRule="auto"/>
        <w:rPr>
          <w:rFonts w:ascii="Times New Roman" w:hAnsi="Times New Roman" w:cs="Times New Roman"/>
        </w:rPr>
      </w:pPr>
    </w:p>
    <w:p w14:paraId="49D593C8" w14:textId="77777777" w:rsidR="00724C71" w:rsidRDefault="00724C71" w:rsidP="00952D1E">
      <w:pPr>
        <w:spacing w:line="480" w:lineRule="auto"/>
        <w:rPr>
          <w:rFonts w:ascii="Times New Roman" w:hAnsi="Times New Roman" w:cs="Times New Roman"/>
        </w:rPr>
      </w:pPr>
    </w:p>
    <w:p w14:paraId="2898A8BB" w14:textId="77777777" w:rsidR="00724C71" w:rsidRDefault="00724C71" w:rsidP="00952D1E">
      <w:pPr>
        <w:spacing w:line="480" w:lineRule="auto"/>
        <w:rPr>
          <w:rFonts w:ascii="Times New Roman" w:hAnsi="Times New Roman" w:cs="Times New Roman"/>
        </w:rPr>
      </w:pPr>
    </w:p>
    <w:p w14:paraId="75A84C9C" w14:textId="77777777" w:rsidR="00724C71" w:rsidRDefault="00724C71" w:rsidP="00952D1E">
      <w:pPr>
        <w:spacing w:line="480" w:lineRule="auto"/>
        <w:rPr>
          <w:rFonts w:ascii="Times New Roman" w:hAnsi="Times New Roman" w:cs="Times New Roman"/>
        </w:rPr>
      </w:pPr>
    </w:p>
    <w:p w14:paraId="2EF9BC2F" w14:textId="77777777" w:rsidR="00724C71" w:rsidRDefault="00724C71" w:rsidP="00952D1E">
      <w:pPr>
        <w:spacing w:line="480" w:lineRule="auto"/>
        <w:rPr>
          <w:rFonts w:ascii="Times New Roman" w:hAnsi="Times New Roman" w:cs="Times New Roman"/>
        </w:rPr>
      </w:pPr>
    </w:p>
    <w:p w14:paraId="6822D535" w14:textId="77777777" w:rsidR="00724C71" w:rsidRDefault="00724C71" w:rsidP="00952D1E">
      <w:pPr>
        <w:spacing w:line="480" w:lineRule="auto"/>
        <w:rPr>
          <w:rFonts w:ascii="Times New Roman" w:hAnsi="Times New Roman" w:cs="Times New Roman"/>
        </w:rPr>
      </w:pPr>
    </w:p>
    <w:p w14:paraId="71345A07" w14:textId="77777777" w:rsidR="00724C71" w:rsidRDefault="00724C71" w:rsidP="00952D1E">
      <w:pPr>
        <w:spacing w:line="480" w:lineRule="auto"/>
        <w:rPr>
          <w:rFonts w:ascii="Times New Roman" w:hAnsi="Times New Roman" w:cs="Times New Roman"/>
        </w:rPr>
      </w:pPr>
    </w:p>
    <w:p w14:paraId="346A4D9E" w14:textId="77777777" w:rsidR="00724C71" w:rsidRDefault="00724C71" w:rsidP="00952D1E">
      <w:pPr>
        <w:spacing w:line="480" w:lineRule="auto"/>
        <w:rPr>
          <w:rFonts w:ascii="Times New Roman" w:hAnsi="Times New Roman" w:cs="Times New Roman"/>
        </w:rPr>
      </w:pPr>
    </w:p>
    <w:p w14:paraId="798C17A1" w14:textId="77777777" w:rsidR="00724C71" w:rsidRDefault="00724C71" w:rsidP="00952D1E">
      <w:pPr>
        <w:spacing w:line="480" w:lineRule="auto"/>
        <w:rPr>
          <w:rFonts w:ascii="Times New Roman" w:hAnsi="Times New Roman" w:cs="Times New Roman"/>
        </w:rPr>
      </w:pPr>
    </w:p>
    <w:p w14:paraId="0128F25C" w14:textId="77777777" w:rsidR="00724C71" w:rsidRDefault="00724C71" w:rsidP="00952D1E">
      <w:pPr>
        <w:spacing w:line="480" w:lineRule="auto"/>
        <w:rPr>
          <w:rFonts w:ascii="Times New Roman" w:hAnsi="Times New Roman" w:cs="Times New Roman"/>
        </w:rPr>
      </w:pPr>
    </w:p>
    <w:p w14:paraId="13EC7865" w14:textId="77777777" w:rsidR="00724C71" w:rsidRDefault="00724C71" w:rsidP="00952D1E">
      <w:pPr>
        <w:spacing w:line="480" w:lineRule="auto"/>
        <w:rPr>
          <w:rFonts w:ascii="Times New Roman" w:hAnsi="Times New Roman" w:cs="Times New Roman"/>
        </w:rPr>
      </w:pPr>
    </w:p>
    <w:p w14:paraId="58AD586A" w14:textId="77777777" w:rsidR="00724C71" w:rsidRDefault="00724C71" w:rsidP="00952D1E">
      <w:pPr>
        <w:spacing w:line="480" w:lineRule="auto"/>
        <w:rPr>
          <w:rFonts w:ascii="Times New Roman" w:hAnsi="Times New Roman" w:cs="Times New Roman"/>
        </w:rPr>
      </w:pPr>
    </w:p>
    <w:p w14:paraId="7D366CF6" w14:textId="77777777" w:rsidR="00724C71" w:rsidRDefault="00724C71" w:rsidP="00952D1E">
      <w:pPr>
        <w:spacing w:line="480" w:lineRule="auto"/>
        <w:rPr>
          <w:rFonts w:ascii="Times New Roman" w:hAnsi="Times New Roman" w:cs="Times New Roman"/>
        </w:rPr>
      </w:pPr>
    </w:p>
    <w:p w14:paraId="75B57A13" w14:textId="77777777" w:rsidR="00724C71" w:rsidRDefault="00724C71" w:rsidP="00952D1E">
      <w:pPr>
        <w:spacing w:line="480" w:lineRule="auto"/>
        <w:rPr>
          <w:rFonts w:ascii="Times New Roman" w:hAnsi="Times New Roman" w:cs="Times New Roman"/>
        </w:rPr>
      </w:pPr>
    </w:p>
    <w:p w14:paraId="35586AD6" w14:textId="77777777" w:rsidR="00724C71" w:rsidRDefault="00724C71" w:rsidP="00952D1E">
      <w:pPr>
        <w:spacing w:line="480" w:lineRule="auto"/>
        <w:rPr>
          <w:rFonts w:ascii="Times New Roman" w:hAnsi="Times New Roman" w:cs="Times New Roman"/>
        </w:rPr>
      </w:pPr>
    </w:p>
    <w:p w14:paraId="6382649E" w14:textId="77777777" w:rsidR="00724C71" w:rsidRDefault="00724C71" w:rsidP="00952D1E">
      <w:pPr>
        <w:spacing w:line="480" w:lineRule="auto"/>
        <w:rPr>
          <w:rFonts w:ascii="Times New Roman" w:hAnsi="Times New Roman" w:cs="Times New Roman"/>
        </w:rPr>
      </w:pPr>
    </w:p>
    <w:p w14:paraId="6953AE62" w14:textId="77777777" w:rsidR="00724C71" w:rsidRDefault="00724C71" w:rsidP="00952D1E">
      <w:pPr>
        <w:spacing w:line="480" w:lineRule="auto"/>
        <w:rPr>
          <w:rFonts w:ascii="Times New Roman" w:hAnsi="Times New Roman" w:cs="Times New Roman"/>
        </w:rPr>
      </w:pPr>
    </w:p>
    <w:p w14:paraId="5B021128" w14:textId="77777777" w:rsidR="00724C71" w:rsidRDefault="00724C71" w:rsidP="00952D1E">
      <w:pPr>
        <w:spacing w:line="480" w:lineRule="auto"/>
        <w:rPr>
          <w:rFonts w:ascii="Times New Roman" w:hAnsi="Times New Roman" w:cs="Times New Roman"/>
        </w:rPr>
      </w:pPr>
    </w:p>
    <w:p w14:paraId="0B563CE9" w14:textId="77777777" w:rsidR="00724C71" w:rsidRDefault="00724C71" w:rsidP="00952D1E">
      <w:pPr>
        <w:spacing w:line="480" w:lineRule="auto"/>
        <w:rPr>
          <w:rFonts w:ascii="Times New Roman" w:hAnsi="Times New Roman" w:cs="Times New Roman"/>
        </w:rPr>
      </w:pPr>
    </w:p>
    <w:p w14:paraId="62CA2DCF" w14:textId="77777777" w:rsidR="00724C71" w:rsidRDefault="00724C71" w:rsidP="00952D1E">
      <w:pPr>
        <w:spacing w:line="480" w:lineRule="auto"/>
        <w:rPr>
          <w:rFonts w:ascii="Times New Roman" w:hAnsi="Times New Roman" w:cs="Times New Roman"/>
        </w:rPr>
      </w:pPr>
    </w:p>
    <w:p w14:paraId="685E77A4" w14:textId="77777777" w:rsidR="00724C71" w:rsidRDefault="00724C71" w:rsidP="00952D1E">
      <w:pPr>
        <w:spacing w:line="480" w:lineRule="auto"/>
        <w:rPr>
          <w:rFonts w:ascii="Times New Roman" w:hAnsi="Times New Roman" w:cs="Times New Roman"/>
        </w:rPr>
      </w:pPr>
    </w:p>
    <w:p w14:paraId="03287D20" w14:textId="77777777" w:rsidR="00724C71" w:rsidRDefault="00724C71" w:rsidP="00952D1E">
      <w:pPr>
        <w:spacing w:line="480" w:lineRule="auto"/>
        <w:rPr>
          <w:rFonts w:ascii="Times New Roman" w:hAnsi="Times New Roman" w:cs="Times New Roman"/>
        </w:rPr>
      </w:pPr>
    </w:p>
    <w:p w14:paraId="2C58D39C" w14:textId="77777777" w:rsidR="00724C71" w:rsidRDefault="00724C71" w:rsidP="00952D1E">
      <w:pPr>
        <w:spacing w:line="480" w:lineRule="auto"/>
        <w:rPr>
          <w:rFonts w:ascii="Times New Roman" w:hAnsi="Times New Roman" w:cs="Times New Roman"/>
        </w:rPr>
      </w:pPr>
    </w:p>
    <w:p w14:paraId="2A926E74" w14:textId="77777777" w:rsidR="00724C71" w:rsidRDefault="00724C71" w:rsidP="00952D1E">
      <w:pPr>
        <w:spacing w:line="480" w:lineRule="auto"/>
        <w:rPr>
          <w:rFonts w:ascii="Times New Roman" w:hAnsi="Times New Roman" w:cs="Times New Roman"/>
        </w:rPr>
      </w:pPr>
    </w:p>
    <w:p w14:paraId="09275E00" w14:textId="77777777" w:rsidR="00724C71" w:rsidRDefault="00724C71" w:rsidP="00952D1E">
      <w:pPr>
        <w:spacing w:line="480" w:lineRule="auto"/>
        <w:rPr>
          <w:rFonts w:ascii="Times New Roman" w:hAnsi="Times New Roman" w:cs="Times New Roman"/>
        </w:rPr>
      </w:pPr>
    </w:p>
    <w:p w14:paraId="359C97F9" w14:textId="77777777" w:rsidR="00724C71" w:rsidRDefault="00724C71" w:rsidP="00952D1E">
      <w:pPr>
        <w:spacing w:line="480" w:lineRule="auto"/>
        <w:rPr>
          <w:rFonts w:ascii="Times New Roman" w:hAnsi="Times New Roman" w:cs="Times New Roman"/>
        </w:rPr>
      </w:pPr>
    </w:p>
    <w:p w14:paraId="4A378F13" w14:textId="77777777" w:rsidR="00724C71" w:rsidRDefault="00724C71" w:rsidP="00952D1E">
      <w:pPr>
        <w:spacing w:line="480" w:lineRule="auto"/>
        <w:rPr>
          <w:rFonts w:ascii="Times New Roman" w:hAnsi="Times New Roman" w:cs="Times New Roman"/>
        </w:rPr>
      </w:pPr>
    </w:p>
    <w:p w14:paraId="5C2D0AF4" w14:textId="77777777" w:rsidR="001D41D5" w:rsidRDefault="001D41D5" w:rsidP="001D41D5">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If you apply for loans, you might be paying that for the rest of your life. According to </w:t>
      </w:r>
      <w:proofErr w:type="spellStart"/>
      <w:r>
        <w:rPr>
          <w:rFonts w:ascii="Times New Roman" w:hAnsi="Times New Roman" w:cs="Times New Roman"/>
        </w:rPr>
        <w:t>Nerdwallet</w:t>
      </w:r>
      <w:proofErr w:type="spellEnd"/>
      <w:r>
        <w:rPr>
          <w:rFonts w:ascii="Times New Roman" w:hAnsi="Times New Roman" w:cs="Times New Roman"/>
        </w:rPr>
        <w:t xml:space="preserve"> there is a total amount of $1.73 trillion dollars of outstanding debt </w:t>
      </w:r>
    </w:p>
    <w:p w14:paraId="470A27E7" w14:textId="77777777" w:rsidR="001D41D5" w:rsidRDefault="001D41D5" w:rsidP="001D41D5">
      <w:pPr>
        <w:pStyle w:val="ListParagraph"/>
        <w:numPr>
          <w:ilvl w:val="0"/>
          <w:numId w:val="2"/>
        </w:numPr>
        <w:spacing w:line="480" w:lineRule="auto"/>
        <w:rPr>
          <w:rFonts w:ascii="Times New Roman" w:hAnsi="Times New Roman" w:cs="Times New Roman"/>
        </w:rPr>
      </w:pPr>
      <w:r>
        <w:rPr>
          <w:rFonts w:ascii="Times New Roman" w:hAnsi="Times New Roman" w:cs="Times New Roman"/>
        </w:rPr>
        <w:t>Not many people go to college because they can’t afford the price.</w:t>
      </w:r>
    </w:p>
    <w:p w14:paraId="6BA9AD05" w14:textId="77777777" w:rsidR="001D41D5" w:rsidRPr="005E44EE" w:rsidRDefault="001D41D5" w:rsidP="001D41D5">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Some people must pay for stuff they won’t even be using; some examples include transportations and meals. </w:t>
      </w:r>
    </w:p>
    <w:p w14:paraId="412A684C" w14:textId="77777777" w:rsidR="00724C71" w:rsidRDefault="00724C71" w:rsidP="00952D1E">
      <w:pPr>
        <w:spacing w:line="480" w:lineRule="auto"/>
        <w:rPr>
          <w:rFonts w:ascii="Times New Roman" w:hAnsi="Times New Roman" w:cs="Times New Roman"/>
        </w:rPr>
      </w:pPr>
    </w:p>
    <w:p w14:paraId="1C55E6BB" w14:textId="77777777" w:rsidR="00724C71" w:rsidRDefault="00724C71" w:rsidP="00952D1E">
      <w:pPr>
        <w:spacing w:line="480" w:lineRule="auto"/>
        <w:rPr>
          <w:rFonts w:ascii="Times New Roman" w:hAnsi="Times New Roman" w:cs="Times New Roman"/>
        </w:rPr>
      </w:pPr>
    </w:p>
    <w:p w14:paraId="47D421DE" w14:textId="77777777" w:rsidR="00724C71" w:rsidRDefault="00724C71" w:rsidP="00952D1E">
      <w:pPr>
        <w:spacing w:line="480" w:lineRule="auto"/>
        <w:rPr>
          <w:rFonts w:ascii="Times New Roman" w:hAnsi="Times New Roman" w:cs="Times New Roman"/>
        </w:rPr>
      </w:pPr>
    </w:p>
    <w:p w14:paraId="671BC016" w14:textId="77777777" w:rsidR="00724C71" w:rsidRDefault="00724C71" w:rsidP="00952D1E">
      <w:pPr>
        <w:spacing w:line="480" w:lineRule="auto"/>
        <w:rPr>
          <w:rFonts w:ascii="Times New Roman" w:hAnsi="Times New Roman" w:cs="Times New Roman"/>
        </w:rPr>
      </w:pPr>
    </w:p>
    <w:p w14:paraId="7591D139" w14:textId="77777777" w:rsidR="00724C71" w:rsidRDefault="00724C71" w:rsidP="00724C71">
      <w:pPr>
        <w:spacing w:line="480" w:lineRule="auto"/>
        <w:jc w:val="center"/>
        <w:rPr>
          <w:rFonts w:ascii="Times New Roman" w:hAnsi="Times New Roman"/>
        </w:rPr>
      </w:pPr>
      <w:r w:rsidRPr="00C82850">
        <w:rPr>
          <w:rFonts w:ascii="Times New Roman" w:hAnsi="Times New Roman"/>
        </w:rPr>
        <w:t>Annotated Bibliography</w:t>
      </w:r>
    </w:p>
    <w:p w14:paraId="76145E0E" w14:textId="77777777" w:rsidR="00724C71" w:rsidRDefault="00724C71" w:rsidP="00724C71">
      <w:pPr>
        <w:spacing w:line="480" w:lineRule="auto"/>
        <w:ind w:left="630" w:hanging="720"/>
        <w:rPr>
          <w:rFonts w:ascii="Times New Roman" w:hAnsi="Times New Roman"/>
        </w:rPr>
      </w:pPr>
      <w:r>
        <w:rPr>
          <w:rFonts w:ascii="Times New Roman" w:hAnsi="Times New Roman"/>
        </w:rPr>
        <w:t xml:space="preserve">Brown, Courtney. “Sticker shock: Americans say college costs are too high—and unclear”. </w:t>
      </w:r>
      <w:r>
        <w:rPr>
          <w:rFonts w:ascii="Times New Roman" w:hAnsi="Times New Roman"/>
        </w:rPr>
        <w:tab/>
      </w:r>
      <w:r w:rsidRPr="008E2F4F">
        <w:rPr>
          <w:rFonts w:ascii="Times New Roman" w:hAnsi="Times New Roman"/>
          <w:i/>
          <w:iCs/>
        </w:rPr>
        <w:t>Lumina Foundation.</w:t>
      </w:r>
      <w:r>
        <w:rPr>
          <w:rFonts w:ascii="Times New Roman" w:hAnsi="Times New Roman"/>
        </w:rPr>
        <w:t xml:space="preserve"> 19 Apr. 2024. </w:t>
      </w:r>
      <w:hyperlink r:id="rId11" w:history="1">
        <w:r w:rsidRPr="001A35D5">
          <w:rPr>
            <w:rStyle w:val="Hyperlink"/>
            <w:rFonts w:ascii="Times New Roman" w:hAnsi="Times New Roman"/>
          </w:rPr>
          <w:t>https://www.luminafoundation.org/news-and-views/sticker-shock-americans-say-college-costs-are-too-high-and-unclear/</w:t>
        </w:r>
      </w:hyperlink>
      <w:r>
        <w:rPr>
          <w:rFonts w:ascii="Times New Roman" w:hAnsi="Times New Roman"/>
        </w:rPr>
        <w:t>.</w:t>
      </w:r>
    </w:p>
    <w:p w14:paraId="066943F0" w14:textId="77777777" w:rsidR="00724C71" w:rsidRPr="00517A9F" w:rsidRDefault="00724C71" w:rsidP="00724C71">
      <w:pPr>
        <w:spacing w:line="480" w:lineRule="auto"/>
        <w:rPr>
          <w:rFonts w:ascii="Times New Roman" w:hAnsi="Times New Roman"/>
          <w:color w:val="000000"/>
        </w:rPr>
      </w:pPr>
      <w:r w:rsidRPr="00517A9F">
        <w:rPr>
          <w:rFonts w:ascii="Times New Roman" w:hAnsi="Times New Roman"/>
          <w:color w:val="000000"/>
        </w:rPr>
        <w:t xml:space="preserve">This </w:t>
      </w:r>
      <w:r w:rsidRPr="00517A9F">
        <w:rPr>
          <w:rFonts w:ascii="Times New Roman" w:hAnsi="Times New Roman"/>
          <w:b/>
          <w:bCs/>
          <w:color w:val="000000"/>
        </w:rPr>
        <w:t>Online Article</w:t>
      </w:r>
      <w:r w:rsidRPr="00517A9F">
        <w:rPr>
          <w:rFonts w:ascii="Times New Roman" w:hAnsi="Times New Roman"/>
          <w:color w:val="000000"/>
        </w:rPr>
        <w:t xml:space="preserve"> discusses the insane cost of college in the United States. After taking a survey, it</w:t>
      </w:r>
      <w:r>
        <w:rPr>
          <w:rFonts w:ascii="Times New Roman" w:hAnsi="Times New Roman"/>
          <w:color w:val="000000"/>
        </w:rPr>
        <w:t xml:space="preserve"> </w:t>
      </w:r>
      <w:r w:rsidRPr="00517A9F">
        <w:rPr>
          <w:rFonts w:ascii="Times New Roman" w:hAnsi="Times New Roman"/>
          <w:color w:val="000000"/>
        </w:rPr>
        <w:t xml:space="preserve">revealed that college is way </w:t>
      </w:r>
      <w:r>
        <w:rPr>
          <w:rFonts w:ascii="Times New Roman" w:hAnsi="Times New Roman"/>
          <w:color w:val="000000"/>
        </w:rPr>
        <w:t>too</w:t>
      </w:r>
      <w:r w:rsidRPr="00517A9F">
        <w:rPr>
          <w:rFonts w:ascii="Times New Roman" w:hAnsi="Times New Roman"/>
          <w:color w:val="000000"/>
        </w:rPr>
        <w:t xml:space="preserve"> expensive for many people, and it can also lead to many people being in debt. Being in debt can impact huge decisions in many people</w:t>
      </w:r>
      <w:r>
        <w:rPr>
          <w:rFonts w:ascii="Times New Roman" w:hAnsi="Times New Roman"/>
          <w:color w:val="000000"/>
        </w:rPr>
        <w:t>’s</w:t>
      </w:r>
      <w:r w:rsidRPr="00517A9F">
        <w:rPr>
          <w:rFonts w:ascii="Times New Roman" w:hAnsi="Times New Roman"/>
          <w:color w:val="000000"/>
        </w:rPr>
        <w:t xml:space="preserve"> lives. The difficulty costs of college costs and the financial burden can complicate the many decisions of if people want to continue education or not. This article will be used in my essay when it talks about being in debt for so long. </w:t>
      </w:r>
    </w:p>
    <w:p w14:paraId="0F60039D" w14:textId="77777777" w:rsidR="00724C71" w:rsidRDefault="00724C71" w:rsidP="00724C71">
      <w:pPr>
        <w:spacing w:line="480" w:lineRule="auto"/>
        <w:ind w:left="720" w:hanging="1080"/>
        <w:rPr>
          <w:rFonts w:ascii="Times New Roman" w:hAnsi="Times New Roman"/>
          <w:i/>
          <w:iCs/>
        </w:rPr>
      </w:pPr>
      <w:r>
        <w:rPr>
          <w:rFonts w:ascii="Times New Roman" w:hAnsi="Times New Roman"/>
        </w:rPr>
        <w:t xml:space="preserve">Coker, Crystal, and Jennifer Glynn. “Making College Affordable: Providing Low- Income Students with Knowledge and Recourses Needed to Pay for College.” </w:t>
      </w:r>
      <w:r w:rsidRPr="00CC446A">
        <w:rPr>
          <w:rFonts w:ascii="Times New Roman" w:hAnsi="Times New Roman"/>
          <w:i/>
          <w:iCs/>
        </w:rPr>
        <w:t>Jack Kent Cooke Foundation</w:t>
      </w:r>
      <w:r>
        <w:rPr>
          <w:rFonts w:ascii="Times New Roman" w:hAnsi="Times New Roman"/>
          <w:i/>
          <w:iCs/>
        </w:rPr>
        <w:t xml:space="preserve">. </w:t>
      </w:r>
      <w:r w:rsidRPr="00637DD1">
        <w:rPr>
          <w:rFonts w:ascii="Times New Roman" w:hAnsi="Times New Roman"/>
        </w:rPr>
        <w:t xml:space="preserve">2025. </w:t>
      </w:r>
      <w:hyperlink r:id="rId12" w:history="1">
        <w:r w:rsidRPr="00637DD1">
          <w:rPr>
            <w:rStyle w:val="Hyperlink"/>
            <w:rFonts w:ascii="Times New Roman" w:hAnsi="Times New Roman"/>
          </w:rPr>
          <w:t>https://www.jkcf.org/research/making-college-affordable-providing-low-income-students-with-the-knowledge-and-resources-needed-to-pay-for-college/</w:t>
        </w:r>
      </w:hyperlink>
      <w:r>
        <w:rPr>
          <w:rFonts w:ascii="Times New Roman" w:hAnsi="Times New Roman"/>
        </w:rPr>
        <w:t>.</w:t>
      </w:r>
    </w:p>
    <w:p w14:paraId="71776511" w14:textId="77777777" w:rsidR="00724C71" w:rsidRDefault="00724C71" w:rsidP="00724C71">
      <w:pPr>
        <w:spacing w:line="480" w:lineRule="auto"/>
        <w:ind w:left="-270" w:hanging="90"/>
        <w:rPr>
          <w:rFonts w:ascii="Times New Roman" w:hAnsi="Times New Roman"/>
          <w:color w:val="FF0000"/>
        </w:rPr>
      </w:pPr>
      <w:r w:rsidRPr="00BE025F">
        <w:rPr>
          <w:rFonts w:ascii="Times New Roman" w:hAnsi="Times New Roman"/>
        </w:rPr>
        <w:t xml:space="preserve">This </w:t>
      </w:r>
      <w:r w:rsidRPr="00BE025F">
        <w:rPr>
          <w:rFonts w:ascii="Times New Roman" w:hAnsi="Times New Roman"/>
          <w:b/>
          <w:bCs/>
        </w:rPr>
        <w:t>online article</w:t>
      </w:r>
      <w:r>
        <w:rPr>
          <w:rFonts w:ascii="Times New Roman" w:hAnsi="Times New Roman"/>
        </w:rPr>
        <w:t xml:space="preserve"> summarizes the financial burden and explains that as the cost of college rises it makes it more difficult for low-income students to make the full payment. Low-income families need a bigger financial support when choosing a college because they normally worry about paying </w:t>
      </w:r>
      <w:r>
        <w:rPr>
          <w:rFonts w:ascii="Times New Roman" w:hAnsi="Times New Roman"/>
        </w:rPr>
        <w:lastRenderedPageBreak/>
        <w:t xml:space="preserve">the huge amount and so many colleges are also limited in the choices that make. Many students may drop out of college without any degree because they go through the burden on how college costs are so high. This annotation will be used throughout how some people don’t even go to college due to how high the price of college can be. </w:t>
      </w:r>
      <w:r w:rsidRPr="002E7A73">
        <w:rPr>
          <w:rFonts w:ascii="Times New Roman" w:hAnsi="Times New Roman"/>
          <w:color w:val="FF0000"/>
        </w:rPr>
        <w:t>(This article does not have a publication date, but it was approved by Mary</w:t>
      </w:r>
      <w:r>
        <w:rPr>
          <w:rFonts w:ascii="Times New Roman" w:hAnsi="Times New Roman"/>
          <w:color w:val="FF0000"/>
        </w:rPr>
        <w:t xml:space="preserve">) </w:t>
      </w:r>
    </w:p>
    <w:p w14:paraId="43E0FCB0" w14:textId="77777777" w:rsidR="008E207C" w:rsidRDefault="00724C71" w:rsidP="008E207C">
      <w:pPr>
        <w:spacing w:line="480" w:lineRule="auto"/>
        <w:ind w:left="-270" w:hanging="90"/>
        <w:rPr>
          <w:rFonts w:ascii="Times New Roman" w:hAnsi="Times New Roman"/>
          <w:color w:val="FF0000"/>
        </w:rPr>
      </w:pPr>
      <w:r w:rsidRPr="00517A9F">
        <w:rPr>
          <w:rFonts w:ascii="Times New Roman" w:hAnsi="Times New Roman"/>
          <w:color w:val="000000"/>
        </w:rPr>
        <w:t>Currell, Dan; Harris, Ken. “</w:t>
      </w:r>
      <w:r w:rsidRPr="00517A9F">
        <w:rPr>
          <w:rFonts w:ascii="Times New Roman" w:eastAsia="Times New Roman" w:hAnsi="Times New Roman"/>
          <w:color w:val="000000"/>
          <w:kern w:val="36"/>
        </w:rPr>
        <w:t xml:space="preserve">HIGHER EDUCATION: College is getting cheaper. Still, is it     </w:t>
      </w:r>
      <w:r w:rsidRPr="00517A9F">
        <w:rPr>
          <w:rFonts w:ascii="Times New Roman" w:eastAsia="Times New Roman" w:hAnsi="Times New Roman"/>
          <w:color w:val="000000"/>
          <w:kern w:val="36"/>
        </w:rPr>
        <w:tab/>
      </w:r>
      <w:r w:rsidRPr="00517A9F">
        <w:rPr>
          <w:rFonts w:ascii="Times New Roman" w:eastAsia="Times New Roman" w:hAnsi="Times New Roman"/>
          <w:color w:val="000000"/>
          <w:kern w:val="36"/>
        </w:rPr>
        <w:tab/>
        <w:t xml:space="preserve">affordable? We analyzed what families actually paid in inflation-adjusted dollars at </w:t>
      </w:r>
      <w:r w:rsidRPr="00517A9F">
        <w:rPr>
          <w:rFonts w:ascii="Times New Roman" w:eastAsia="Times New Roman" w:hAnsi="Times New Roman"/>
          <w:color w:val="000000"/>
          <w:kern w:val="36"/>
        </w:rPr>
        <w:tab/>
        <w:t xml:space="preserve">Minnesota's 10 most expensive colleges in recent years. And we offer tips to help </w:t>
      </w:r>
      <w:r w:rsidRPr="00517A9F">
        <w:rPr>
          <w:rFonts w:ascii="Times New Roman" w:eastAsia="Times New Roman" w:hAnsi="Times New Roman"/>
          <w:color w:val="000000"/>
          <w:kern w:val="36"/>
        </w:rPr>
        <w:tab/>
        <w:t xml:space="preserve">families </w:t>
      </w:r>
      <w:proofErr w:type="gramStart"/>
      <w:r w:rsidRPr="00517A9F">
        <w:rPr>
          <w:rFonts w:ascii="Times New Roman" w:eastAsia="Times New Roman" w:hAnsi="Times New Roman"/>
          <w:color w:val="000000"/>
          <w:kern w:val="36"/>
        </w:rPr>
        <w:t xml:space="preserve">figure </w:t>
      </w:r>
      <w:r>
        <w:rPr>
          <w:rFonts w:ascii="Times New Roman" w:eastAsia="Times New Roman" w:hAnsi="Times New Roman"/>
          <w:color w:val="000000"/>
          <w:kern w:val="36"/>
        </w:rPr>
        <w:t xml:space="preserve"> </w:t>
      </w:r>
      <w:r>
        <w:rPr>
          <w:rFonts w:ascii="Times New Roman" w:eastAsia="Times New Roman" w:hAnsi="Times New Roman"/>
          <w:color w:val="000000"/>
          <w:kern w:val="36"/>
        </w:rPr>
        <w:tab/>
      </w:r>
      <w:proofErr w:type="gramEnd"/>
      <w:r w:rsidRPr="00517A9F">
        <w:rPr>
          <w:rFonts w:ascii="Times New Roman" w:eastAsia="Times New Roman" w:hAnsi="Times New Roman"/>
          <w:color w:val="000000"/>
          <w:kern w:val="36"/>
        </w:rPr>
        <w:t xml:space="preserve">out a plan.” </w:t>
      </w:r>
      <w:r w:rsidRPr="00517A9F">
        <w:rPr>
          <w:rFonts w:ascii="Times New Roman" w:eastAsia="Times New Roman" w:hAnsi="Times New Roman"/>
          <w:i/>
          <w:iCs/>
          <w:color w:val="000000"/>
          <w:kern w:val="36"/>
        </w:rPr>
        <w:t xml:space="preserve">Star Tribune, </w:t>
      </w:r>
      <w:r w:rsidRPr="00517A9F">
        <w:rPr>
          <w:rFonts w:ascii="Times New Roman" w:eastAsia="Times New Roman" w:hAnsi="Times New Roman"/>
          <w:color w:val="000000"/>
          <w:kern w:val="36"/>
        </w:rPr>
        <w:t xml:space="preserve">13 Oct. 2024. </w:t>
      </w:r>
      <w:r w:rsidRPr="00517A9F">
        <w:rPr>
          <w:rFonts w:ascii="Times New Roman" w:eastAsia="Times New Roman" w:hAnsi="Times New Roman"/>
          <w:i/>
          <w:iCs/>
          <w:color w:val="000000"/>
          <w:kern w:val="36"/>
        </w:rPr>
        <w:t xml:space="preserve">ProQuest, </w:t>
      </w:r>
      <w:r w:rsidRPr="00517A9F">
        <w:rPr>
          <w:rFonts w:ascii="Times New Roman" w:eastAsia="Times New Roman" w:hAnsi="Times New Roman"/>
          <w:i/>
          <w:iCs/>
          <w:color w:val="000000"/>
          <w:kern w:val="36"/>
        </w:rPr>
        <w:tab/>
      </w:r>
      <w:r w:rsidRPr="00517A9F">
        <w:rPr>
          <w:rFonts w:ascii="Times New Roman" w:eastAsia="Times New Roman" w:hAnsi="Times New Roman"/>
          <w:i/>
          <w:iCs/>
          <w:color w:val="000000"/>
          <w:kern w:val="36"/>
        </w:rPr>
        <w:tab/>
      </w:r>
      <w:r w:rsidRPr="00517A9F">
        <w:rPr>
          <w:rFonts w:ascii="Times New Roman" w:eastAsia="Times New Roman" w:hAnsi="Times New Roman"/>
          <w:i/>
          <w:iCs/>
          <w:color w:val="000000"/>
          <w:kern w:val="36"/>
        </w:rPr>
        <w:tab/>
      </w:r>
      <w:r w:rsidRPr="00517A9F">
        <w:rPr>
          <w:rFonts w:ascii="Times New Roman" w:eastAsia="Times New Roman" w:hAnsi="Times New Roman"/>
          <w:i/>
          <w:iCs/>
          <w:color w:val="000000"/>
          <w:kern w:val="36"/>
        </w:rPr>
        <w:tab/>
      </w:r>
      <w:r w:rsidRPr="00517A9F">
        <w:rPr>
          <w:rFonts w:ascii="Times New Roman" w:eastAsia="Times New Roman" w:hAnsi="Times New Roman"/>
          <w:i/>
          <w:iCs/>
          <w:color w:val="000000"/>
          <w:kern w:val="36"/>
        </w:rPr>
        <w:tab/>
      </w:r>
      <w:hyperlink r:id="rId13" w:history="1">
        <w:r w:rsidRPr="00C82850">
          <w:rPr>
            <w:rStyle w:val="Hyperlink"/>
            <w:rFonts w:ascii="Times New Roman" w:eastAsia="Times New Roman" w:hAnsi="Times New Roman"/>
            <w:kern w:val="36"/>
          </w:rPr>
          <w:t xml:space="preserve">https://www.proquest.com/docview/3116730786/DF939AEA37814A8DPQ/1?accountid=     </w:t>
        </w:r>
        <w:r w:rsidRPr="00C82850">
          <w:rPr>
            <w:rStyle w:val="Hyperlink"/>
            <w:rFonts w:ascii="Times New Roman" w:eastAsia="Times New Roman" w:hAnsi="Times New Roman"/>
            <w:kern w:val="36"/>
          </w:rPr>
          <w:tab/>
          <w:t>40736&amp;sourcetype=Newspapers</w:t>
        </w:r>
      </w:hyperlink>
      <w:r>
        <w:rPr>
          <w:rFonts w:ascii="Times New Roman" w:eastAsia="Times New Roman" w:hAnsi="Times New Roman"/>
          <w:kern w:val="36"/>
        </w:rPr>
        <w:t>.</w:t>
      </w:r>
    </w:p>
    <w:p w14:paraId="51383944" w14:textId="06794E39" w:rsidR="00724C71" w:rsidRPr="008E207C" w:rsidRDefault="00724C71" w:rsidP="008E207C">
      <w:pPr>
        <w:spacing w:line="480" w:lineRule="auto"/>
        <w:ind w:left="-270" w:hanging="90"/>
        <w:rPr>
          <w:rFonts w:ascii="Times New Roman" w:hAnsi="Times New Roman"/>
          <w:color w:val="FF0000"/>
        </w:rPr>
      </w:pPr>
      <w:r w:rsidRPr="00C82850">
        <w:rPr>
          <w:rFonts w:ascii="Times New Roman" w:hAnsi="Times New Roman"/>
        </w:rPr>
        <w:t xml:space="preserve">This </w:t>
      </w:r>
      <w:r w:rsidRPr="00C82850">
        <w:rPr>
          <w:rFonts w:ascii="Times New Roman" w:hAnsi="Times New Roman"/>
          <w:b/>
          <w:bCs/>
        </w:rPr>
        <w:t>newspaper article</w:t>
      </w:r>
      <w:r w:rsidRPr="00C82850">
        <w:rPr>
          <w:rFonts w:ascii="Times New Roman" w:hAnsi="Times New Roman"/>
        </w:rPr>
        <w:t xml:space="preserve"> discusses the affordability for college students and the education that they must pay for. The article points out the 10 most expensive colleges in Minnesota using inflation. They confirm that most colleges costs continue to rise each year including the tuition and for the </w:t>
      </w:r>
      <w:r w:rsidR="00FB0124" w:rsidRPr="00C82850">
        <w:rPr>
          <w:rFonts w:ascii="Times New Roman" w:hAnsi="Times New Roman"/>
        </w:rPr>
        <w:t>4-year</w:t>
      </w:r>
      <w:r>
        <w:rPr>
          <w:rFonts w:ascii="Times New Roman" w:hAnsi="Times New Roman"/>
        </w:rPr>
        <w:t xml:space="preserve"> colleges </w:t>
      </w:r>
      <w:r w:rsidR="00FB0124">
        <w:rPr>
          <w:rFonts w:ascii="Times New Roman" w:hAnsi="Times New Roman"/>
        </w:rPr>
        <w:t xml:space="preserve">it </w:t>
      </w:r>
      <w:r w:rsidR="00FB0124" w:rsidRPr="00C82850">
        <w:rPr>
          <w:rFonts w:ascii="Times New Roman" w:hAnsi="Times New Roman"/>
        </w:rPr>
        <w:t>can</w:t>
      </w:r>
      <w:r w:rsidRPr="00C82850">
        <w:rPr>
          <w:rFonts w:ascii="Times New Roman" w:hAnsi="Times New Roman"/>
        </w:rPr>
        <w:t xml:space="preserve"> average up to $60,000. Adding on, the article points out very well managed tips to help students and their plan to manage all the college costs. This will be </w:t>
      </w:r>
      <w:r>
        <w:rPr>
          <w:rFonts w:ascii="Times New Roman" w:hAnsi="Times New Roman"/>
        </w:rPr>
        <w:t>used</w:t>
      </w:r>
      <w:r w:rsidRPr="00C82850">
        <w:rPr>
          <w:rFonts w:ascii="Times New Roman" w:hAnsi="Times New Roman"/>
        </w:rPr>
        <w:t xml:space="preserve"> where I talk about how people can work so hard and still not having all the funds to afford college. </w:t>
      </w:r>
      <w:r w:rsidR="00F96569">
        <w:rPr>
          <w:rFonts w:ascii="Times New Roman" w:hAnsi="Times New Roman"/>
        </w:rPr>
        <w:t>DONE</w:t>
      </w:r>
    </w:p>
    <w:p w14:paraId="74F9CFF3" w14:textId="77777777" w:rsidR="00724C71" w:rsidRDefault="00724C71" w:rsidP="00724C71">
      <w:pPr>
        <w:spacing w:line="480" w:lineRule="auto"/>
        <w:ind w:left="-86" w:firstLine="86"/>
        <w:rPr>
          <w:rFonts w:ascii="Times New Roman" w:hAnsi="Times New Roman"/>
        </w:rPr>
      </w:pPr>
      <w:r>
        <w:rPr>
          <w:rFonts w:ascii="Times New Roman" w:hAnsi="Times New Roman"/>
        </w:rPr>
        <w:t>“</w:t>
      </w:r>
      <w:r w:rsidRPr="00414FF3">
        <w:rPr>
          <w:rFonts w:ascii="Times New Roman" w:hAnsi="Times New Roman"/>
        </w:rPr>
        <w:t>How Public Universities Became So Expensive”.</w:t>
      </w:r>
      <w:r>
        <w:rPr>
          <w:rFonts w:ascii="Times New Roman" w:hAnsi="Times New Roman"/>
        </w:rPr>
        <w:t xml:space="preserve"> </w:t>
      </w:r>
      <w:r w:rsidRPr="00414FF3">
        <w:rPr>
          <w:rFonts w:ascii="Times New Roman" w:hAnsi="Times New Roman"/>
          <w:i/>
          <w:iCs/>
        </w:rPr>
        <w:t>YouTube</w:t>
      </w:r>
      <w:r w:rsidRPr="00414FF3">
        <w:rPr>
          <w:rFonts w:ascii="Times New Roman" w:hAnsi="Times New Roman"/>
        </w:rPr>
        <w:t xml:space="preserve">, </w:t>
      </w:r>
      <w:r w:rsidRPr="00124055">
        <w:rPr>
          <w:rFonts w:ascii="Times New Roman" w:hAnsi="Times New Roman"/>
          <w:i/>
          <w:iCs/>
        </w:rPr>
        <w:t>The Wall Street Journal,</w:t>
      </w:r>
      <w:r>
        <w:rPr>
          <w:rFonts w:ascii="Times New Roman" w:hAnsi="Times New Roman"/>
        </w:rPr>
        <w:t xml:space="preserve"> </w:t>
      </w:r>
    </w:p>
    <w:p w14:paraId="2EAB8CD9" w14:textId="77777777" w:rsidR="00724C71" w:rsidRDefault="00724C71" w:rsidP="00724C71">
      <w:pPr>
        <w:spacing w:line="480" w:lineRule="auto"/>
        <w:ind w:left="630" w:firstLine="90"/>
        <w:rPr>
          <w:rFonts w:ascii="Times New Roman" w:hAnsi="Times New Roman"/>
        </w:rPr>
      </w:pPr>
      <w:r>
        <w:rPr>
          <w:rFonts w:ascii="Times New Roman" w:hAnsi="Times New Roman"/>
        </w:rPr>
        <w:t xml:space="preserve">23 Feb. 2021, </w:t>
      </w:r>
      <w:hyperlink r:id="rId14" w:history="1">
        <w:r w:rsidRPr="001A35D5">
          <w:rPr>
            <w:rStyle w:val="Hyperlink"/>
            <w:rFonts w:ascii="Times New Roman" w:hAnsi="Times New Roman"/>
          </w:rPr>
          <w:t>https://www.youtube.com/watch?v=LtxRa9Xd4vw</w:t>
        </w:r>
      </w:hyperlink>
      <w:r>
        <w:rPr>
          <w:rFonts w:ascii="Times New Roman" w:hAnsi="Times New Roman"/>
        </w:rPr>
        <w:t>.</w:t>
      </w:r>
    </w:p>
    <w:p w14:paraId="06472625" w14:textId="77777777" w:rsidR="00724C71" w:rsidRDefault="00724C71" w:rsidP="00724C71">
      <w:pPr>
        <w:spacing w:line="480" w:lineRule="auto"/>
        <w:rPr>
          <w:rFonts w:ascii="Times New Roman" w:hAnsi="Times New Roman"/>
        </w:rPr>
      </w:pPr>
      <w:r>
        <w:rPr>
          <w:rFonts w:ascii="Times New Roman" w:hAnsi="Times New Roman"/>
        </w:rPr>
        <w:t xml:space="preserve">This </w:t>
      </w:r>
      <w:r>
        <w:rPr>
          <w:rFonts w:ascii="Times New Roman" w:hAnsi="Times New Roman"/>
          <w:b/>
          <w:bCs/>
        </w:rPr>
        <w:t>Online Video</w:t>
      </w:r>
      <w:r>
        <w:rPr>
          <w:rFonts w:ascii="Times New Roman" w:hAnsi="Times New Roman"/>
        </w:rPr>
        <w:t xml:space="preserve"> explains how public universities can be so expensive when paying for college. It states that “during the time of the Covid-19 pandemic students who were doing school from home were given a discount.” I find that very helpful, but now that covid has passed by, </w:t>
      </w:r>
      <w:r>
        <w:rPr>
          <w:rFonts w:ascii="Times New Roman" w:hAnsi="Times New Roman"/>
        </w:rPr>
        <w:lastRenderedPageBreak/>
        <w:t xml:space="preserve">what about the students taking online classes now? The video also goes over how The Higher Education Act signed by Lyndon B. Johnson and then other congress members eventually added a change making school raise their prices, so they could make money through student loans. This quote will be used be a good recourse when including how students must pay for so much when they don’t even need to use it. </w:t>
      </w:r>
    </w:p>
    <w:p w14:paraId="728F0D97" w14:textId="77777777" w:rsidR="00724C71" w:rsidRPr="00C82850" w:rsidRDefault="00724C71" w:rsidP="00724C71">
      <w:pPr>
        <w:spacing w:line="480" w:lineRule="auto"/>
        <w:rPr>
          <w:rFonts w:ascii="Times New Roman" w:hAnsi="Times New Roman"/>
        </w:rPr>
      </w:pPr>
      <w:r w:rsidRPr="00C82850">
        <w:rPr>
          <w:rFonts w:ascii="Times New Roman" w:hAnsi="Times New Roman"/>
        </w:rPr>
        <w:t xml:space="preserve">O’Hara, Margret. “St. John’s touts making college more affordable.” </w:t>
      </w:r>
      <w:r w:rsidRPr="00C82850">
        <w:rPr>
          <w:rFonts w:ascii="Times New Roman" w:hAnsi="Times New Roman"/>
          <w:i/>
          <w:iCs/>
        </w:rPr>
        <w:t xml:space="preserve">The Santa Fe New       </w:t>
      </w:r>
      <w:r>
        <w:rPr>
          <w:rFonts w:ascii="Times New Roman" w:hAnsi="Times New Roman"/>
          <w:i/>
          <w:iCs/>
        </w:rPr>
        <w:tab/>
      </w:r>
      <w:r w:rsidRPr="00C82850">
        <w:rPr>
          <w:rFonts w:ascii="Times New Roman" w:hAnsi="Times New Roman"/>
          <w:i/>
          <w:iCs/>
        </w:rPr>
        <w:t xml:space="preserve">Mexican, </w:t>
      </w:r>
      <w:r w:rsidRPr="00C82850">
        <w:rPr>
          <w:rFonts w:ascii="Times New Roman" w:hAnsi="Times New Roman"/>
        </w:rPr>
        <w:t xml:space="preserve">28 Dec. 2022. </w:t>
      </w:r>
      <w:r w:rsidRPr="00C82850">
        <w:rPr>
          <w:rFonts w:ascii="Times New Roman" w:hAnsi="Times New Roman"/>
          <w:i/>
          <w:iCs/>
        </w:rPr>
        <w:t>ProQuest</w:t>
      </w:r>
      <w:r w:rsidRPr="00C82850">
        <w:rPr>
          <w:rFonts w:ascii="Times New Roman" w:hAnsi="Times New Roman"/>
        </w:rPr>
        <w:t xml:space="preserve">, </w:t>
      </w:r>
      <w:r>
        <w:rPr>
          <w:rFonts w:ascii="Times New Roman" w:hAnsi="Times New Roman"/>
        </w:rPr>
        <w:tab/>
      </w:r>
      <w:hyperlink r:id="rId15" w:history="1">
        <w:r w:rsidRPr="00537C57">
          <w:rPr>
            <w:rStyle w:val="Hyperlink"/>
            <w:rFonts w:ascii="Times New Roman" w:hAnsi="Times New Roman"/>
          </w:rPr>
          <w:t>https://www.proquest.com/docview/2758755282/4AC90C90B2A84875PQ/4?accountid=</w:t>
        </w:r>
        <w:r w:rsidRPr="00537C57">
          <w:rPr>
            <w:rStyle w:val="Hyperlink"/>
            <w:rFonts w:ascii="Times New Roman" w:hAnsi="Times New Roman"/>
          </w:rPr>
          <w:tab/>
          <w:t>40736&amp;sourcetype=Newspapers</w:t>
        </w:r>
      </w:hyperlink>
      <w:r w:rsidRPr="00C82850">
        <w:rPr>
          <w:rFonts w:ascii="Times New Roman" w:hAnsi="Times New Roman"/>
        </w:rPr>
        <w:t>.</w:t>
      </w:r>
    </w:p>
    <w:p w14:paraId="750943E0" w14:textId="77777777" w:rsidR="00724C71" w:rsidRDefault="00724C71" w:rsidP="00724C71">
      <w:pPr>
        <w:spacing w:line="480" w:lineRule="auto"/>
        <w:ind w:left="-86"/>
        <w:rPr>
          <w:rFonts w:ascii="Times New Roman" w:hAnsi="Times New Roman"/>
        </w:rPr>
      </w:pPr>
      <w:r w:rsidRPr="00C82850">
        <w:rPr>
          <w:rFonts w:ascii="Times New Roman" w:hAnsi="Times New Roman"/>
        </w:rPr>
        <w:t xml:space="preserve">This </w:t>
      </w:r>
      <w:r w:rsidRPr="00C82850">
        <w:rPr>
          <w:rFonts w:ascii="Times New Roman" w:hAnsi="Times New Roman"/>
          <w:b/>
          <w:bCs/>
        </w:rPr>
        <w:t>Newspaper article</w:t>
      </w:r>
      <w:r w:rsidRPr="00C82850">
        <w:rPr>
          <w:rFonts w:ascii="Times New Roman" w:hAnsi="Times New Roman"/>
        </w:rPr>
        <w:t xml:space="preserve"> sums up on how tuition can be so much for a person that could have multiple jobs and while beginning school, the tuition is a harsh price to recognize just for schooling. Throughout the year of 2018, St. Johns College had applied a discount to the students. After giving that out, students still found the tuition costs insane. The college also ended up applying a 3% increase price through the last year. This statement will be used in the part of the essay when I talk about how expensive the cost is, and it is hard for people to afford the cost</w:t>
      </w:r>
      <w:r>
        <w:rPr>
          <w:rFonts w:ascii="Times New Roman" w:hAnsi="Times New Roman"/>
        </w:rPr>
        <w:t>.</w:t>
      </w:r>
    </w:p>
    <w:p w14:paraId="7F7DE979" w14:textId="77777777" w:rsidR="00724C71" w:rsidRDefault="00724C71" w:rsidP="00724C71">
      <w:pPr>
        <w:spacing w:line="480" w:lineRule="auto"/>
        <w:ind w:left="270" w:hanging="356"/>
        <w:rPr>
          <w:rFonts w:ascii="Times New Roman" w:hAnsi="Times New Roman"/>
        </w:rPr>
      </w:pPr>
      <w:r>
        <w:rPr>
          <w:rFonts w:ascii="Times New Roman" w:hAnsi="Times New Roman"/>
        </w:rPr>
        <w:t xml:space="preserve">Krakoff, Sonya. “Is College Worst the Cost?” </w:t>
      </w:r>
      <w:r>
        <w:rPr>
          <w:rFonts w:ascii="Times New Roman" w:hAnsi="Times New Roman"/>
          <w:i/>
          <w:iCs/>
        </w:rPr>
        <w:t>Champlin College/Online</w:t>
      </w:r>
      <w:r>
        <w:rPr>
          <w:rFonts w:ascii="Times New Roman" w:hAnsi="Times New Roman"/>
        </w:rPr>
        <w:t xml:space="preserve">. 22 Sept. 2025, </w:t>
      </w:r>
    </w:p>
    <w:p w14:paraId="1C72C5F7" w14:textId="77777777" w:rsidR="00724C71" w:rsidRDefault="00724C71" w:rsidP="00724C71">
      <w:pPr>
        <w:spacing w:line="480" w:lineRule="auto"/>
        <w:rPr>
          <w:rFonts w:ascii="Times New Roman" w:hAnsi="Times New Roman"/>
        </w:rPr>
      </w:pPr>
      <w:r>
        <w:rPr>
          <w:rFonts w:ascii="Times New Roman" w:hAnsi="Times New Roman"/>
        </w:rPr>
        <w:tab/>
      </w:r>
      <w:hyperlink r:id="rId16" w:history="1">
        <w:r w:rsidRPr="00537C57">
          <w:rPr>
            <w:rStyle w:val="Hyperlink"/>
            <w:rFonts w:ascii="Times New Roman" w:hAnsi="Times New Roman"/>
          </w:rPr>
          <w:t>https://online.champlain.edu/blog/is-college-worth-the-cost</w:t>
        </w:r>
      </w:hyperlink>
    </w:p>
    <w:p w14:paraId="7A2143B5" w14:textId="4A8E0A6D" w:rsidR="00724C71" w:rsidRDefault="00724C71" w:rsidP="00724C71">
      <w:pPr>
        <w:spacing w:line="480" w:lineRule="auto"/>
        <w:rPr>
          <w:rFonts w:ascii="Times New Roman" w:hAnsi="Times New Roman"/>
          <w:color w:val="000000"/>
        </w:rPr>
      </w:pPr>
      <w:r w:rsidRPr="00517A9F">
        <w:rPr>
          <w:rFonts w:ascii="Times New Roman" w:hAnsi="Times New Roman"/>
          <w:color w:val="000000"/>
        </w:rPr>
        <w:t xml:space="preserve">This </w:t>
      </w:r>
      <w:r w:rsidRPr="00517A9F">
        <w:rPr>
          <w:rFonts w:ascii="Times New Roman" w:hAnsi="Times New Roman"/>
          <w:b/>
          <w:bCs/>
          <w:color w:val="000000"/>
        </w:rPr>
        <w:t>Online Article</w:t>
      </w:r>
      <w:r w:rsidRPr="00517A9F">
        <w:rPr>
          <w:rFonts w:ascii="Times New Roman" w:hAnsi="Times New Roman"/>
          <w:color w:val="000000"/>
        </w:rPr>
        <w:t xml:space="preserve"> explains that the cost of college is worth it because college can help you out with higher lifetime earnings and can also increase the amount of many career opportunities. This will be explained in a separate paragraph talking about the opposing side on why people think the cost of college is good and very much </w:t>
      </w:r>
      <w:r>
        <w:rPr>
          <w:rFonts w:ascii="Times New Roman" w:hAnsi="Times New Roman"/>
          <w:color w:val="000000"/>
        </w:rPr>
        <w:t>worth</w:t>
      </w:r>
      <w:r w:rsidRPr="00517A9F">
        <w:rPr>
          <w:rFonts w:ascii="Times New Roman" w:hAnsi="Times New Roman"/>
          <w:color w:val="000000"/>
        </w:rPr>
        <w:t xml:space="preserve"> it. </w:t>
      </w:r>
    </w:p>
    <w:p w14:paraId="692F72AF" w14:textId="77777777" w:rsidR="00724C71" w:rsidRDefault="00724C71" w:rsidP="00724C71">
      <w:pPr>
        <w:pStyle w:val="Heading1"/>
        <w:spacing w:before="0" w:after="0" w:line="480" w:lineRule="auto"/>
        <w:ind w:left="540" w:hanging="540"/>
        <w:rPr>
          <w:rFonts w:ascii="Times New Roman" w:hAnsi="Times New Roman"/>
          <w:color w:val="0F0F0F"/>
          <w:sz w:val="24"/>
          <w:szCs w:val="24"/>
        </w:rPr>
      </w:pPr>
      <w:r>
        <w:rPr>
          <w:rFonts w:ascii="Times New Roman" w:hAnsi="Times New Roman"/>
          <w:color w:val="0F0F0F"/>
          <w:sz w:val="24"/>
          <w:szCs w:val="24"/>
        </w:rPr>
        <w:lastRenderedPageBreak/>
        <w:t>“</w:t>
      </w:r>
      <w:r w:rsidRPr="00C74F1E">
        <w:rPr>
          <w:rFonts w:ascii="Times New Roman" w:hAnsi="Times New Roman" w:cs="Times New Roman"/>
          <w:color w:val="0F0F0F"/>
          <w:sz w:val="24"/>
          <w:szCs w:val="24"/>
        </w:rPr>
        <w:t>Student Loans: Last Week Tonight with John Oliver (HBO)</w:t>
      </w:r>
      <w:r>
        <w:rPr>
          <w:rFonts w:ascii="Times New Roman" w:hAnsi="Times New Roman"/>
          <w:color w:val="0F0F0F"/>
          <w:sz w:val="24"/>
          <w:szCs w:val="24"/>
        </w:rPr>
        <w:t xml:space="preserve">.” </w:t>
      </w:r>
      <w:proofErr w:type="spellStart"/>
      <w:r>
        <w:rPr>
          <w:rFonts w:ascii="Times New Roman" w:hAnsi="Times New Roman"/>
          <w:i/>
          <w:iCs/>
          <w:color w:val="0F0F0F"/>
          <w:sz w:val="24"/>
          <w:szCs w:val="24"/>
        </w:rPr>
        <w:t>Youtube</w:t>
      </w:r>
      <w:proofErr w:type="spellEnd"/>
      <w:r>
        <w:rPr>
          <w:rFonts w:ascii="Times New Roman" w:hAnsi="Times New Roman"/>
          <w:i/>
          <w:iCs/>
          <w:color w:val="0F0F0F"/>
          <w:sz w:val="24"/>
          <w:szCs w:val="24"/>
        </w:rPr>
        <w:t>,</w:t>
      </w:r>
      <w:r>
        <w:rPr>
          <w:rFonts w:ascii="Times New Roman" w:hAnsi="Times New Roman"/>
          <w:color w:val="0F0F0F"/>
          <w:sz w:val="24"/>
          <w:szCs w:val="24"/>
        </w:rPr>
        <w:t xml:space="preserve"> </w:t>
      </w:r>
      <w:proofErr w:type="spellStart"/>
      <w:r>
        <w:rPr>
          <w:rFonts w:ascii="Times New Roman" w:hAnsi="Times New Roman"/>
          <w:color w:val="0F0F0F"/>
          <w:sz w:val="24"/>
          <w:szCs w:val="24"/>
        </w:rPr>
        <w:t>LastWeekTonight</w:t>
      </w:r>
      <w:proofErr w:type="spellEnd"/>
      <w:r>
        <w:rPr>
          <w:rFonts w:ascii="Times New Roman" w:hAnsi="Times New Roman"/>
          <w:color w:val="0F0F0F"/>
          <w:sz w:val="24"/>
          <w:szCs w:val="24"/>
        </w:rPr>
        <w:t xml:space="preserve">, 21 Mar. 2024, </w:t>
      </w:r>
      <w:hyperlink r:id="rId17" w:history="1">
        <w:r w:rsidRPr="001A35D5">
          <w:rPr>
            <w:rStyle w:val="Hyperlink"/>
            <w:rFonts w:ascii="Times New Roman" w:hAnsi="Times New Roman"/>
            <w:sz w:val="24"/>
            <w:szCs w:val="24"/>
          </w:rPr>
          <w:t>https://www.youtube.com/watch?v=zN2_0WC7UfU</w:t>
        </w:r>
      </w:hyperlink>
    </w:p>
    <w:p w14:paraId="5C4F8E0C" w14:textId="572EEE12" w:rsidR="00724C71" w:rsidRPr="00C74F1E" w:rsidRDefault="00724C71" w:rsidP="00724C71">
      <w:pPr>
        <w:spacing w:line="480" w:lineRule="auto"/>
      </w:pPr>
      <w:r>
        <w:rPr>
          <w:rFonts w:ascii="Times New Roman" w:eastAsia="Times New Roman" w:hAnsi="Times New Roman"/>
          <w:color w:val="0F0F0F"/>
        </w:rPr>
        <w:t xml:space="preserve">This </w:t>
      </w:r>
      <w:r w:rsidRPr="00C74F1E">
        <w:rPr>
          <w:rFonts w:ascii="Times New Roman" w:eastAsia="Times New Roman" w:hAnsi="Times New Roman"/>
          <w:b/>
          <w:bCs/>
          <w:color w:val="0F0F0F"/>
        </w:rPr>
        <w:t>Online Video</w:t>
      </w:r>
      <w:r>
        <w:rPr>
          <w:rFonts w:ascii="Times New Roman" w:eastAsia="Times New Roman" w:hAnsi="Times New Roman"/>
          <w:b/>
          <w:bCs/>
          <w:color w:val="0F0F0F"/>
        </w:rPr>
        <w:t xml:space="preserve"> </w:t>
      </w:r>
      <w:r>
        <w:rPr>
          <w:rFonts w:ascii="Times New Roman" w:eastAsia="Times New Roman" w:hAnsi="Times New Roman"/>
          <w:color w:val="0F0F0F"/>
        </w:rPr>
        <w:t xml:space="preserve">discusses the many issues of student loans and the amount of debt it can cause a person in the U.S. It states that there are over 43 million people that are trying to pay off their student loans. To conclude the video explains the reasons why it can be so hard to pay off the loans. </w:t>
      </w:r>
      <w:r w:rsidR="007943D0">
        <w:rPr>
          <w:rFonts w:ascii="Times New Roman" w:eastAsia="Times New Roman" w:hAnsi="Times New Roman"/>
          <w:color w:val="0F0F0F"/>
        </w:rPr>
        <w:t xml:space="preserve">This will be </w:t>
      </w:r>
      <w:r w:rsidR="009E51E5">
        <w:rPr>
          <w:rFonts w:ascii="Times New Roman" w:eastAsia="Times New Roman" w:hAnsi="Times New Roman"/>
          <w:color w:val="0F0F0F"/>
        </w:rPr>
        <w:t>explained</w:t>
      </w:r>
      <w:r w:rsidR="007943D0">
        <w:rPr>
          <w:rFonts w:ascii="Times New Roman" w:eastAsia="Times New Roman" w:hAnsi="Times New Roman"/>
          <w:color w:val="0F0F0F"/>
        </w:rPr>
        <w:t xml:space="preserve"> in the essay where it explains that you could be in debt the rest of your life. </w:t>
      </w:r>
    </w:p>
    <w:p w14:paraId="1777A554" w14:textId="77777777" w:rsidR="00952D1E" w:rsidRDefault="00952D1E"/>
    <w:sectPr w:rsidR="00952D1E">
      <w:headerReference w:type="even" r:id="rId18"/>
      <w:head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owinger, Nate" w:date="2025-11-23T22:43:00Z" w:initials="NL">
    <w:p w14:paraId="00F44211" w14:textId="77777777" w:rsidR="00D4515B" w:rsidRDefault="00D4515B" w:rsidP="00D4515B">
      <w:pPr>
        <w:pStyle w:val="CommentText"/>
      </w:pPr>
      <w:r>
        <w:rPr>
          <w:rStyle w:val="CommentReference"/>
        </w:rPr>
        <w:annotationRef/>
      </w:r>
      <w:r>
        <w:t>Missing a comma at the end</w:t>
      </w:r>
    </w:p>
  </w:comment>
  <w:comment w:id="4" w:author="Lowinger, Nate" w:date="2025-11-23T22:44:00Z" w:initials="NL">
    <w:p w14:paraId="473584D0" w14:textId="77777777" w:rsidR="00D4515B" w:rsidRDefault="00D4515B" w:rsidP="00D4515B">
      <w:pPr>
        <w:pStyle w:val="CommentText"/>
      </w:pPr>
      <w:r>
        <w:rPr>
          <w:rStyle w:val="CommentReference"/>
        </w:rPr>
        <w:annotationRef/>
      </w:r>
      <w:r>
        <w:t>Missing a comma after “college”</w:t>
      </w:r>
    </w:p>
  </w:comment>
  <w:comment w:id="2" w:author="Lowinger, Nate" w:date="2025-11-23T22:45:00Z" w:initials="NL">
    <w:p w14:paraId="0650DC5A" w14:textId="77777777" w:rsidR="00D4515B" w:rsidRDefault="00D4515B" w:rsidP="00D4515B">
      <w:pPr>
        <w:pStyle w:val="CommentText"/>
      </w:pPr>
      <w:r>
        <w:rPr>
          <w:rStyle w:val="CommentReference"/>
        </w:rPr>
        <w:annotationRef/>
      </w:r>
      <w:r>
        <w:t>This entire hook is in the 2</w:t>
      </w:r>
      <w:r>
        <w:rPr>
          <w:vertAlign w:val="superscript"/>
        </w:rPr>
        <w:t>nd</w:t>
      </w:r>
      <w:r>
        <w:t xml:space="preserve"> person and not the 3</w:t>
      </w:r>
      <w:r>
        <w:rPr>
          <w:vertAlign w:val="superscript"/>
        </w:rPr>
        <w:t>rd</w:t>
      </w:r>
      <w:r>
        <w:t xml:space="preserve"> Person. Mary will want it in 3</w:t>
      </w:r>
      <w:r>
        <w:rPr>
          <w:vertAlign w:val="superscript"/>
        </w:rPr>
        <w:t>rd</w:t>
      </w:r>
      <w:r>
        <w:t xml:space="preserve"> person for your second draft.</w:t>
      </w:r>
    </w:p>
  </w:comment>
  <w:comment w:id="5" w:author="Lowinger, Nate" w:date="2025-11-23T22:46:00Z" w:initials="NL">
    <w:p w14:paraId="633DFC76" w14:textId="77777777" w:rsidR="00D4515B" w:rsidRDefault="00D4515B" w:rsidP="00D4515B">
      <w:pPr>
        <w:pStyle w:val="CommentText"/>
      </w:pPr>
      <w:r>
        <w:rPr>
          <w:rStyle w:val="CommentReference"/>
        </w:rPr>
        <w:annotationRef/>
      </w:r>
      <w:r>
        <w:t>I’m gonna stop mentioning missing commas but there are more throughout</w:t>
      </w:r>
    </w:p>
  </w:comment>
  <w:comment w:id="6" w:author="Lowinger, Nate" w:date="2025-11-23T22:46:00Z" w:initials="NL">
    <w:p w14:paraId="162EDE03" w14:textId="77777777" w:rsidR="00D4515B" w:rsidRDefault="00D4515B" w:rsidP="00D4515B">
      <w:pPr>
        <w:pStyle w:val="CommentText"/>
      </w:pPr>
      <w:r>
        <w:rPr>
          <w:rStyle w:val="CommentReference"/>
        </w:rPr>
        <w:annotationRef/>
      </w:r>
      <w:r>
        <w:t>“a” instead of “the”</w:t>
      </w:r>
    </w:p>
  </w:comment>
  <w:comment w:id="7" w:author="Lowinger, Nate" w:date="2025-11-23T22:47:00Z" w:initials="NL">
    <w:p w14:paraId="72EF5B5E" w14:textId="77777777" w:rsidR="00D4515B" w:rsidRDefault="00D4515B" w:rsidP="00D4515B">
      <w:pPr>
        <w:pStyle w:val="CommentText"/>
      </w:pPr>
      <w:r>
        <w:rPr>
          <w:rStyle w:val="CommentReference"/>
        </w:rPr>
        <w:annotationRef/>
      </w:r>
      <w:r>
        <w:t>“is” instead of “us”</w:t>
      </w:r>
    </w:p>
  </w:comment>
  <w:comment w:id="8" w:author="Lowinger, Nate" w:date="2025-11-23T22:47:00Z" w:initials="NL">
    <w:p w14:paraId="2798BA7D" w14:textId="77777777" w:rsidR="00D4515B" w:rsidRDefault="00D4515B" w:rsidP="00D4515B">
      <w:pPr>
        <w:pStyle w:val="CommentText"/>
      </w:pPr>
      <w:r>
        <w:rPr>
          <w:rStyle w:val="CommentReference"/>
        </w:rPr>
        <w:annotationRef/>
      </w:r>
      <w:r>
        <w:t>Missing Indent</w:t>
      </w:r>
    </w:p>
  </w:comment>
  <w:comment w:id="9" w:author="Lowinger, Nate" w:date="2025-11-23T22:49:00Z" w:initials="NL">
    <w:p w14:paraId="08FF3F0A" w14:textId="77777777" w:rsidR="00D4515B" w:rsidRDefault="00D4515B" w:rsidP="00D4515B">
      <w:pPr>
        <w:pStyle w:val="CommentText"/>
      </w:pPr>
      <w:r>
        <w:rPr>
          <w:rStyle w:val="CommentReference"/>
        </w:rPr>
        <w:annotationRef/>
      </w:r>
      <w:r>
        <w:t>The topic sentence doesn’t connect to the rest of the paragraph. Also missing 2 outside sources.</w:t>
      </w:r>
    </w:p>
  </w:comment>
  <w:comment w:id="11" w:author="Lowinger, Nate" w:date="2025-11-23T22:51:00Z" w:initials="NL">
    <w:p w14:paraId="64460E9E" w14:textId="37CDDCC7" w:rsidR="00D4515B" w:rsidRDefault="00D4515B" w:rsidP="00D4515B">
      <w:pPr>
        <w:pStyle w:val="CommentText"/>
      </w:pPr>
      <w:r>
        <w:rPr>
          <w:rStyle w:val="CommentReference"/>
        </w:rPr>
        <w:annotationRef/>
      </w:r>
      <w:r>
        <w:t>Missing Topic Sentence</w:t>
      </w:r>
    </w:p>
  </w:comment>
  <w:comment w:id="10" w:author="Lowinger, Nate" w:date="2025-11-23T22:50:00Z" w:initials="NL">
    <w:p w14:paraId="59A1987C" w14:textId="5BBD906C" w:rsidR="00D4515B" w:rsidRDefault="00D4515B" w:rsidP="00D4515B">
      <w:pPr>
        <w:pStyle w:val="CommentText"/>
      </w:pPr>
      <w:r>
        <w:rPr>
          <w:rStyle w:val="CommentReference"/>
        </w:rPr>
        <w:annotationRef/>
      </w:r>
      <w:r>
        <w:t>This sentence is weird. I think changing “that” to “about” will help a lot.</w:t>
      </w:r>
    </w:p>
  </w:comment>
  <w:comment w:id="12" w:author="Lowinger, Nate" w:date="2025-11-23T22:52:00Z" w:initials="NL">
    <w:p w14:paraId="76ECE009" w14:textId="77777777" w:rsidR="00D4515B" w:rsidRDefault="00D4515B" w:rsidP="00D4515B">
      <w:pPr>
        <w:pStyle w:val="CommentText"/>
      </w:pPr>
      <w:r>
        <w:rPr>
          <w:rStyle w:val="CommentReference"/>
        </w:rPr>
        <w:annotationRef/>
      </w:r>
      <w:r>
        <w:t>This paragraph is confusing and hard to figure out what point you're trying to argue.</w:t>
      </w:r>
    </w:p>
  </w:comment>
  <w:comment w:id="13" w:author="Lowinger, Nate" w:date="2025-11-23T22:53:00Z" w:initials="NL">
    <w:p w14:paraId="7B4D0B69" w14:textId="77777777" w:rsidR="00027098" w:rsidRDefault="00027098" w:rsidP="00027098">
      <w:pPr>
        <w:pStyle w:val="CommentText"/>
      </w:pPr>
      <w:r>
        <w:rPr>
          <w:rStyle w:val="CommentReference"/>
        </w:rPr>
        <w:annotationRef/>
      </w:r>
      <w:r>
        <w:t>I know you’re working on this, but don’t forget the in-text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F44211" w15:done="0"/>
  <w15:commentEx w15:paraId="473584D0" w15:done="0"/>
  <w15:commentEx w15:paraId="0650DC5A" w15:done="0"/>
  <w15:commentEx w15:paraId="633DFC76" w15:done="0"/>
  <w15:commentEx w15:paraId="162EDE03" w15:done="0"/>
  <w15:commentEx w15:paraId="72EF5B5E" w15:done="0"/>
  <w15:commentEx w15:paraId="2798BA7D" w15:done="0"/>
  <w15:commentEx w15:paraId="08FF3F0A" w15:done="0"/>
  <w15:commentEx w15:paraId="64460E9E" w15:done="0"/>
  <w15:commentEx w15:paraId="59A1987C" w15:done="0"/>
  <w15:commentEx w15:paraId="76ECE009" w15:done="0"/>
  <w15:commentEx w15:paraId="7B4D0B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858085" w16cex:dateUtc="2025-11-24T04:43:00Z"/>
  <w16cex:commentExtensible w16cex:durableId="168B5B9A" w16cex:dateUtc="2025-11-24T04:44:00Z"/>
  <w16cex:commentExtensible w16cex:durableId="62337FD8" w16cex:dateUtc="2025-11-24T04:45:00Z"/>
  <w16cex:commentExtensible w16cex:durableId="293E476D" w16cex:dateUtc="2025-11-24T04:46:00Z"/>
  <w16cex:commentExtensible w16cex:durableId="59F6E444" w16cex:dateUtc="2025-11-24T04:46:00Z"/>
  <w16cex:commentExtensible w16cex:durableId="0B6A79CD" w16cex:dateUtc="2025-11-24T04:47:00Z"/>
  <w16cex:commentExtensible w16cex:durableId="62508D40" w16cex:dateUtc="2025-11-24T04:47:00Z"/>
  <w16cex:commentExtensible w16cex:durableId="586985AF" w16cex:dateUtc="2025-11-24T04:49:00Z"/>
  <w16cex:commentExtensible w16cex:durableId="3C6C52D6" w16cex:dateUtc="2025-11-24T04:51:00Z"/>
  <w16cex:commentExtensible w16cex:durableId="5EDAC067" w16cex:dateUtc="2025-11-24T04:50:00Z"/>
  <w16cex:commentExtensible w16cex:durableId="29F70C8A" w16cex:dateUtc="2025-11-24T04:52:00Z"/>
  <w16cex:commentExtensible w16cex:durableId="01CA5870" w16cex:dateUtc="2025-11-24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F44211" w16cid:durableId="44858085"/>
  <w16cid:commentId w16cid:paraId="473584D0" w16cid:durableId="168B5B9A"/>
  <w16cid:commentId w16cid:paraId="0650DC5A" w16cid:durableId="62337FD8"/>
  <w16cid:commentId w16cid:paraId="633DFC76" w16cid:durableId="293E476D"/>
  <w16cid:commentId w16cid:paraId="162EDE03" w16cid:durableId="59F6E444"/>
  <w16cid:commentId w16cid:paraId="72EF5B5E" w16cid:durableId="0B6A79CD"/>
  <w16cid:commentId w16cid:paraId="2798BA7D" w16cid:durableId="62508D40"/>
  <w16cid:commentId w16cid:paraId="08FF3F0A" w16cid:durableId="586985AF"/>
  <w16cid:commentId w16cid:paraId="64460E9E" w16cid:durableId="3C6C52D6"/>
  <w16cid:commentId w16cid:paraId="59A1987C" w16cid:durableId="5EDAC067"/>
  <w16cid:commentId w16cid:paraId="76ECE009" w16cid:durableId="29F70C8A"/>
  <w16cid:commentId w16cid:paraId="7B4D0B69" w16cid:durableId="01CA58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C8AE8" w14:textId="77777777" w:rsidR="0023021D" w:rsidRDefault="0023021D" w:rsidP="00952D1E">
      <w:pPr>
        <w:spacing w:after="0" w:line="240" w:lineRule="auto"/>
      </w:pPr>
      <w:r>
        <w:separator/>
      </w:r>
    </w:p>
  </w:endnote>
  <w:endnote w:type="continuationSeparator" w:id="0">
    <w:p w14:paraId="334DBCA0" w14:textId="77777777" w:rsidR="0023021D" w:rsidRDefault="0023021D" w:rsidP="00952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38F4" w14:textId="77777777" w:rsidR="0023021D" w:rsidRDefault="0023021D" w:rsidP="00952D1E">
      <w:pPr>
        <w:spacing w:after="0" w:line="240" w:lineRule="auto"/>
      </w:pPr>
      <w:r>
        <w:separator/>
      </w:r>
    </w:p>
  </w:footnote>
  <w:footnote w:type="continuationSeparator" w:id="0">
    <w:p w14:paraId="4BE0C80C" w14:textId="77777777" w:rsidR="0023021D" w:rsidRDefault="0023021D" w:rsidP="00952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6981883"/>
      <w:docPartObj>
        <w:docPartGallery w:val="Page Numbers (Top of Page)"/>
        <w:docPartUnique/>
      </w:docPartObj>
    </w:sdtPr>
    <w:sdtContent>
      <w:p w14:paraId="3099580B" w14:textId="1B980AB4" w:rsidR="00952D1E" w:rsidRDefault="00952D1E" w:rsidP="001A35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09C5BF" w14:textId="77777777" w:rsidR="00952D1E" w:rsidRDefault="00952D1E" w:rsidP="00952D1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5689546"/>
      <w:docPartObj>
        <w:docPartGallery w:val="Page Numbers (Top of Page)"/>
        <w:docPartUnique/>
      </w:docPartObj>
    </w:sdtPr>
    <w:sdtContent>
      <w:p w14:paraId="7740525A" w14:textId="1A0EB3AD" w:rsidR="00952D1E" w:rsidRDefault="00952D1E" w:rsidP="001A35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FCF2F9" w14:textId="62F1AE94" w:rsidR="00952D1E" w:rsidRDefault="00952D1E" w:rsidP="00952D1E">
    <w:pPr>
      <w:pStyle w:val="Header"/>
      <w:ind w:right="360"/>
      <w:jc w:val="right"/>
    </w:pPr>
    <w:r>
      <w:t>Wanna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FFD"/>
    <w:multiLevelType w:val="hybridMultilevel"/>
    <w:tmpl w:val="D4984A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C924BC"/>
    <w:multiLevelType w:val="hybridMultilevel"/>
    <w:tmpl w:val="D498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2098701">
    <w:abstractNumId w:val="1"/>
  </w:num>
  <w:num w:numId="2" w16cid:durableId="16301644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inger, Nate">
    <w15:presenceInfo w15:providerId="AD" w15:userId="S::hl6761jp@go.minnstate.edu::9ad0d9c0-0a8a-4904-a69a-bcbb3782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1E"/>
    <w:rsid w:val="00027098"/>
    <w:rsid w:val="00035ED4"/>
    <w:rsid w:val="000C07D5"/>
    <w:rsid w:val="001A2184"/>
    <w:rsid w:val="001B407D"/>
    <w:rsid w:val="001D41D5"/>
    <w:rsid w:val="0021308D"/>
    <w:rsid w:val="002179D0"/>
    <w:rsid w:val="0023021D"/>
    <w:rsid w:val="002769FF"/>
    <w:rsid w:val="00294F8C"/>
    <w:rsid w:val="002A3BA7"/>
    <w:rsid w:val="002E38FA"/>
    <w:rsid w:val="0033237F"/>
    <w:rsid w:val="0041162E"/>
    <w:rsid w:val="004C42B4"/>
    <w:rsid w:val="00504285"/>
    <w:rsid w:val="005A6BD9"/>
    <w:rsid w:val="006D6175"/>
    <w:rsid w:val="006E7CCD"/>
    <w:rsid w:val="00724C71"/>
    <w:rsid w:val="00775F71"/>
    <w:rsid w:val="0078001E"/>
    <w:rsid w:val="007937D8"/>
    <w:rsid w:val="007943D0"/>
    <w:rsid w:val="008E207C"/>
    <w:rsid w:val="009155C6"/>
    <w:rsid w:val="00935C57"/>
    <w:rsid w:val="00952D1E"/>
    <w:rsid w:val="009E51E5"/>
    <w:rsid w:val="00A57705"/>
    <w:rsid w:val="00A83CDF"/>
    <w:rsid w:val="00AA0A75"/>
    <w:rsid w:val="00AA31C4"/>
    <w:rsid w:val="00AC31C1"/>
    <w:rsid w:val="00B92C17"/>
    <w:rsid w:val="00BE34FE"/>
    <w:rsid w:val="00C026C7"/>
    <w:rsid w:val="00C15267"/>
    <w:rsid w:val="00C17FA3"/>
    <w:rsid w:val="00C369C7"/>
    <w:rsid w:val="00D4515B"/>
    <w:rsid w:val="00D91275"/>
    <w:rsid w:val="00D9490E"/>
    <w:rsid w:val="00DA661B"/>
    <w:rsid w:val="00E94A69"/>
    <w:rsid w:val="00F10187"/>
    <w:rsid w:val="00F47DBC"/>
    <w:rsid w:val="00F6456F"/>
    <w:rsid w:val="00F96569"/>
    <w:rsid w:val="00FB0124"/>
    <w:rsid w:val="00FE3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391C0"/>
  <w15:chartTrackingRefBased/>
  <w15:docId w15:val="{F5E6A519-5BC8-5B42-8AF3-709E0CB2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D1E"/>
  </w:style>
  <w:style w:type="paragraph" w:styleId="Heading1">
    <w:name w:val="heading 1"/>
    <w:basedOn w:val="Normal"/>
    <w:next w:val="Normal"/>
    <w:link w:val="Heading1Char"/>
    <w:uiPriority w:val="9"/>
    <w:qFormat/>
    <w:rsid w:val="00952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D1E"/>
    <w:rPr>
      <w:rFonts w:eastAsiaTheme="majorEastAsia" w:cstheme="majorBidi"/>
      <w:color w:val="272727" w:themeColor="text1" w:themeTint="D8"/>
    </w:rPr>
  </w:style>
  <w:style w:type="paragraph" w:styleId="Title">
    <w:name w:val="Title"/>
    <w:basedOn w:val="Normal"/>
    <w:next w:val="Normal"/>
    <w:link w:val="TitleChar"/>
    <w:uiPriority w:val="10"/>
    <w:qFormat/>
    <w:rsid w:val="00952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D1E"/>
    <w:pPr>
      <w:spacing w:before="160"/>
      <w:jc w:val="center"/>
    </w:pPr>
    <w:rPr>
      <w:i/>
      <w:iCs/>
      <w:color w:val="404040" w:themeColor="text1" w:themeTint="BF"/>
    </w:rPr>
  </w:style>
  <w:style w:type="character" w:customStyle="1" w:styleId="QuoteChar">
    <w:name w:val="Quote Char"/>
    <w:basedOn w:val="DefaultParagraphFont"/>
    <w:link w:val="Quote"/>
    <w:uiPriority w:val="29"/>
    <w:rsid w:val="00952D1E"/>
    <w:rPr>
      <w:i/>
      <w:iCs/>
      <w:color w:val="404040" w:themeColor="text1" w:themeTint="BF"/>
    </w:rPr>
  </w:style>
  <w:style w:type="paragraph" w:styleId="ListParagraph">
    <w:name w:val="List Paragraph"/>
    <w:basedOn w:val="Normal"/>
    <w:uiPriority w:val="34"/>
    <w:qFormat/>
    <w:rsid w:val="00952D1E"/>
    <w:pPr>
      <w:ind w:left="720"/>
      <w:contextualSpacing/>
    </w:pPr>
  </w:style>
  <w:style w:type="character" w:styleId="IntenseEmphasis">
    <w:name w:val="Intense Emphasis"/>
    <w:basedOn w:val="DefaultParagraphFont"/>
    <w:uiPriority w:val="21"/>
    <w:qFormat/>
    <w:rsid w:val="00952D1E"/>
    <w:rPr>
      <w:i/>
      <w:iCs/>
      <w:color w:val="0F4761" w:themeColor="accent1" w:themeShade="BF"/>
    </w:rPr>
  </w:style>
  <w:style w:type="paragraph" w:styleId="IntenseQuote">
    <w:name w:val="Intense Quote"/>
    <w:basedOn w:val="Normal"/>
    <w:next w:val="Normal"/>
    <w:link w:val="IntenseQuoteChar"/>
    <w:uiPriority w:val="30"/>
    <w:qFormat/>
    <w:rsid w:val="00952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D1E"/>
    <w:rPr>
      <w:i/>
      <w:iCs/>
      <w:color w:val="0F4761" w:themeColor="accent1" w:themeShade="BF"/>
    </w:rPr>
  </w:style>
  <w:style w:type="character" w:styleId="IntenseReference">
    <w:name w:val="Intense Reference"/>
    <w:basedOn w:val="DefaultParagraphFont"/>
    <w:uiPriority w:val="32"/>
    <w:qFormat/>
    <w:rsid w:val="00952D1E"/>
    <w:rPr>
      <w:b/>
      <w:bCs/>
      <w:smallCaps/>
      <w:color w:val="0F4761" w:themeColor="accent1" w:themeShade="BF"/>
      <w:spacing w:val="5"/>
    </w:rPr>
  </w:style>
  <w:style w:type="paragraph" w:styleId="Header">
    <w:name w:val="header"/>
    <w:basedOn w:val="Normal"/>
    <w:link w:val="HeaderChar"/>
    <w:uiPriority w:val="99"/>
    <w:unhideWhenUsed/>
    <w:rsid w:val="00952D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D1E"/>
  </w:style>
  <w:style w:type="paragraph" w:styleId="Footer">
    <w:name w:val="footer"/>
    <w:basedOn w:val="Normal"/>
    <w:link w:val="FooterChar"/>
    <w:uiPriority w:val="99"/>
    <w:unhideWhenUsed/>
    <w:rsid w:val="00952D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D1E"/>
  </w:style>
  <w:style w:type="character" w:styleId="PageNumber">
    <w:name w:val="page number"/>
    <w:basedOn w:val="DefaultParagraphFont"/>
    <w:uiPriority w:val="99"/>
    <w:semiHidden/>
    <w:unhideWhenUsed/>
    <w:rsid w:val="00952D1E"/>
  </w:style>
  <w:style w:type="character" w:styleId="Hyperlink">
    <w:name w:val="Hyperlink"/>
    <w:uiPriority w:val="99"/>
    <w:unhideWhenUsed/>
    <w:rsid w:val="00724C71"/>
    <w:rPr>
      <w:color w:val="467886"/>
      <w:u w:val="single"/>
    </w:rPr>
  </w:style>
  <w:style w:type="character" w:styleId="CommentReference">
    <w:name w:val="annotation reference"/>
    <w:basedOn w:val="DefaultParagraphFont"/>
    <w:uiPriority w:val="99"/>
    <w:semiHidden/>
    <w:unhideWhenUsed/>
    <w:rsid w:val="00724C71"/>
    <w:rPr>
      <w:sz w:val="16"/>
      <w:szCs w:val="16"/>
    </w:rPr>
  </w:style>
  <w:style w:type="paragraph" w:styleId="CommentText">
    <w:name w:val="annotation text"/>
    <w:basedOn w:val="Normal"/>
    <w:link w:val="CommentTextChar"/>
    <w:uiPriority w:val="99"/>
    <w:unhideWhenUsed/>
    <w:rsid w:val="00724C71"/>
    <w:rPr>
      <w:rFonts w:ascii="Aptos" w:eastAsia="Aptos" w:hAnsi="Aptos" w:cs="Times New Roman"/>
      <w:sz w:val="20"/>
      <w:szCs w:val="20"/>
      <w14:ligatures w14:val="none"/>
    </w:rPr>
  </w:style>
  <w:style w:type="character" w:customStyle="1" w:styleId="CommentTextChar">
    <w:name w:val="Comment Text Char"/>
    <w:basedOn w:val="DefaultParagraphFont"/>
    <w:link w:val="CommentText"/>
    <w:uiPriority w:val="99"/>
    <w:rsid w:val="00724C71"/>
    <w:rPr>
      <w:rFonts w:ascii="Aptos" w:eastAsia="Aptos" w:hAnsi="Aptos" w:cs="Times New Roman"/>
      <w:sz w:val="20"/>
      <w:szCs w:val="20"/>
      <w14:ligatures w14:val="none"/>
    </w:rPr>
  </w:style>
  <w:style w:type="character" w:styleId="FollowedHyperlink">
    <w:name w:val="FollowedHyperlink"/>
    <w:basedOn w:val="DefaultParagraphFont"/>
    <w:uiPriority w:val="99"/>
    <w:semiHidden/>
    <w:unhideWhenUsed/>
    <w:rsid w:val="00724C71"/>
    <w:rPr>
      <w:color w:val="96607D" w:themeColor="followedHyperlink"/>
      <w:u w:val="single"/>
    </w:rPr>
  </w:style>
  <w:style w:type="paragraph" w:styleId="Revision">
    <w:name w:val="Revision"/>
    <w:hidden/>
    <w:uiPriority w:val="99"/>
    <w:semiHidden/>
    <w:rsid w:val="00D4515B"/>
    <w:pPr>
      <w:spacing w:after="0" w:line="240" w:lineRule="auto"/>
    </w:pPr>
  </w:style>
  <w:style w:type="paragraph" w:styleId="CommentSubject">
    <w:name w:val="annotation subject"/>
    <w:basedOn w:val="CommentText"/>
    <w:next w:val="CommentText"/>
    <w:link w:val="CommentSubjectChar"/>
    <w:uiPriority w:val="99"/>
    <w:semiHidden/>
    <w:unhideWhenUsed/>
    <w:rsid w:val="00D4515B"/>
    <w:pPr>
      <w:spacing w:line="240" w:lineRule="auto"/>
    </w:pPr>
    <w:rPr>
      <w:rFonts w:asciiTheme="minorHAnsi" w:eastAsiaTheme="minorHAnsi" w:hAnsiTheme="minorHAnsi" w:cstheme="minorBidi"/>
      <w:b/>
      <w:bCs/>
      <w14:ligatures w14:val="standardContextual"/>
    </w:rPr>
  </w:style>
  <w:style w:type="character" w:customStyle="1" w:styleId="CommentSubjectChar">
    <w:name w:val="Comment Subject Char"/>
    <w:basedOn w:val="CommentTextChar"/>
    <w:link w:val="CommentSubject"/>
    <w:uiPriority w:val="99"/>
    <w:semiHidden/>
    <w:rsid w:val="00D4515B"/>
    <w:rPr>
      <w:rFonts w:ascii="Aptos" w:eastAsia="Aptos" w:hAnsi="Aptos" w:cs="Times New Roman"/>
      <w:b/>
      <w:bCs/>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roquest.com/docview/3116730786/DF939AEA37814A8DPQ/1?accountid=%20%20%20%20%20%0940736&amp;sourcetype=Newspapers" TargetMode="External"/><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yperlink" Target="https://www.jkcf.org/research/making-college-affordable-providing-low-income-students-with-the-knowledge-and-resources-needed-to-pay-for-college/" TargetMode="External"/><Relationship Id="rId17" Type="http://schemas.openxmlformats.org/officeDocument/2006/relationships/hyperlink" Target="https://www.youtube.com/watch?v=zN2_0WC7UfU" TargetMode="External"/><Relationship Id="rId2" Type="http://schemas.openxmlformats.org/officeDocument/2006/relationships/styles" Target="styles.xml"/><Relationship Id="rId16" Type="http://schemas.openxmlformats.org/officeDocument/2006/relationships/hyperlink" Target="https://online.champlain.edu/blog/is-college-worth-the-cos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uminafoundation.org/news-and-views/sticker-shock-americans-say-college-costs-are-too-high-and-unclear/" TargetMode="External"/><Relationship Id="rId5" Type="http://schemas.openxmlformats.org/officeDocument/2006/relationships/footnotes" Target="footnotes.xml"/><Relationship Id="rId15" Type="http://schemas.openxmlformats.org/officeDocument/2006/relationships/hyperlink" Target="https://www.proquest.com/docview/2758755282/4AC90C90B2A84875PQ/4?accountid=%0940736&amp;sourcetype=Newspapers" TargetMode="External"/><Relationship Id="rId10" Type="http://schemas.microsoft.com/office/2018/08/relationships/commentsExtensible" Target="commentsExtensible.xml"/><Relationship Id="rId19" Type="http://schemas.openxmlformats.org/officeDocument/2006/relationships/header" Target="head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youtube.com/watch?v=LtxRa9Xd4vw"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Pages>
  <Words>1715</Words>
  <Characters>8644</Characters>
  <Application>Microsoft Office Word</Application>
  <DocSecurity>0</DocSecurity>
  <Lines>169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Wanna</dc:creator>
  <cp:keywords/>
  <dc:description/>
  <cp:lastModifiedBy>Lowinger, Nate</cp:lastModifiedBy>
  <cp:revision>46</cp:revision>
  <dcterms:created xsi:type="dcterms:W3CDTF">2025-11-21T01:07:00Z</dcterms:created>
  <dcterms:modified xsi:type="dcterms:W3CDTF">2025-11-24T04:53:00Z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3f05d8a2-d442-4c4e-a279-26a4bf8d1580</vt:lpwstr>
  </property>
</Properties>
</file>